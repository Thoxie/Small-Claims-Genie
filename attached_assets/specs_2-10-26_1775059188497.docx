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B8134" w14:textId="77777777" w:rsidR="00344E19" w:rsidRPr="002373C8" w:rsidRDefault="00344E19" w:rsidP="00344E19">
      <w:pPr>
        <w:pStyle w:val="Heading2"/>
        <w:rPr>
          <w:b w:val="0"/>
          <w:bCs w:val="0"/>
        </w:rPr>
      </w:pPr>
      <w:r>
        <w:t>1</w:t>
      </w:r>
      <w:r w:rsidRPr="002373C8">
        <w:rPr>
          <w:b w:val="0"/>
          <w:bCs w:val="0"/>
        </w:rPr>
        <w:t>. Product Overview</w:t>
      </w:r>
    </w:p>
    <w:p w14:paraId="5B785452" w14:textId="77777777" w:rsidR="00344E19" w:rsidRPr="002373C8" w:rsidRDefault="00344E19" w:rsidP="00344E19">
      <w:pPr>
        <w:pStyle w:val="Heading3"/>
        <w:rPr>
          <w:b w:val="0"/>
          <w:bCs w:val="0"/>
        </w:rPr>
      </w:pPr>
      <w:r w:rsidRPr="002373C8">
        <w:rPr>
          <w:b w:val="0"/>
          <w:bCs w:val="0"/>
        </w:rPr>
        <w:t>Purpose</w:t>
      </w:r>
    </w:p>
    <w:p w14:paraId="3247C2FA" w14:textId="7E33E7A5" w:rsidR="00344E19" w:rsidRDefault="00344E19" w:rsidP="00344E19">
      <w:pPr>
        <w:pStyle w:val="NormalWeb"/>
      </w:pPr>
      <w:r w:rsidRPr="002373C8">
        <w:t xml:space="preserve">A </w:t>
      </w:r>
      <w:proofErr w:type="spellStart"/>
      <w:r>
        <w:rPr>
          <w:rStyle w:val="Strong"/>
        </w:rPr>
        <w:t>nationwide</w:t>
      </w:r>
      <w:ins w:id="0" w:author="Microsoft Word" w:date="2026-02-10T12:23:00Z" w16du:dateUtc="2026-02-10T17:23:00Z">
        <w:r w:rsidR="00442624">
          <w:rPr>
            <w:rStyle w:val="Strong"/>
            <w:b w:val="0"/>
            <w:bCs w:val="0"/>
          </w:rPr>
          <w:t>California</w:t>
        </w:r>
      </w:ins>
      <w:proofErr w:type="spellEnd"/>
      <w:r w:rsidRPr="002373C8">
        <w:rPr>
          <w:rStyle w:val="Strong"/>
          <w:b w:val="0"/>
          <w:bCs w:val="0"/>
        </w:rPr>
        <w:t xml:space="preserve"> Small Claims Court application</w:t>
      </w:r>
      <w:r w:rsidRPr="002373C8">
        <w:t xml:space="preserve"> that helps </w:t>
      </w:r>
      <w:r w:rsidRPr="002373C8">
        <w:rPr>
          <w:rStyle w:val="Strong"/>
          <w:b w:val="0"/>
          <w:bCs w:val="0"/>
        </w:rPr>
        <w:t>non-lawyer users</w:t>
      </w:r>
      <w:r w:rsidRPr="002373C8">
        <w:t xml:space="preserve"> (plaintiffs or defendants) prepare, manage, and file small-claims cases </w:t>
      </w:r>
      <w:r w:rsidRPr="002373C8">
        <w:rPr>
          <w:rStyle w:val="Strong"/>
          <w:b w:val="0"/>
          <w:bCs w:val="0"/>
        </w:rPr>
        <w:t>start-to-finish</w:t>
      </w:r>
      <w:r w:rsidRPr="002373C8">
        <w:t xml:space="preserve">, using </w:t>
      </w:r>
      <w:r w:rsidRPr="002373C8">
        <w:rPr>
          <w:rStyle w:val="Strong"/>
          <w:b w:val="0"/>
          <w:bCs w:val="0"/>
        </w:rPr>
        <w:t>AI-assisted</w:t>
      </w:r>
      <w:r>
        <w:rPr>
          <w:rStyle w:val="Strong"/>
        </w:rPr>
        <w:t xml:space="preserve"> guidance</w:t>
      </w:r>
      <w:r>
        <w:t xml:space="preserve">, </w:t>
      </w:r>
      <w:r>
        <w:rPr>
          <w:rStyle w:val="Strong"/>
        </w:rPr>
        <w:t>document generation</w:t>
      </w:r>
      <w:r>
        <w:t xml:space="preserve">, and </w:t>
      </w:r>
      <w:r>
        <w:rPr>
          <w:rStyle w:val="Strong"/>
        </w:rPr>
        <w:t>case-specific workflows</w:t>
      </w:r>
      <w:r>
        <w:t xml:space="preserve"> for each </w:t>
      </w:r>
      <w:r>
        <w:rPr>
          <w:rStyle w:val="Strong"/>
        </w:rPr>
        <w:t>state and county</w:t>
      </w:r>
      <w:r>
        <w:t>.</w:t>
      </w:r>
      <w:ins w:id="1" w:author="Microsoft Word" w:date="2026-02-10T12:23:00Z" w16du:dateUtc="2026-02-10T17:23:00Z">
        <w:r w:rsidR="002373C8">
          <w:t xml:space="preserve"> Once California is </w:t>
        </w:r>
        <w:proofErr w:type="gramStart"/>
        <w:r w:rsidR="002373C8">
          <w:t>operational</w:t>
        </w:r>
        <w:proofErr w:type="gramEnd"/>
        <w:r w:rsidR="002373C8">
          <w:t xml:space="preserve"> we will add </w:t>
        </w:r>
        <w:proofErr w:type="spellStart"/>
        <w:r w:rsidR="002373C8">
          <w:t>adddtionals</w:t>
        </w:r>
        <w:proofErr w:type="spellEnd"/>
        <w:r w:rsidR="002373C8">
          <w:t xml:space="preserve"> </w:t>
        </w:r>
        <w:proofErr w:type="gramStart"/>
        <w:r w:rsidR="002373C8">
          <w:t>State..</w:t>
        </w:r>
        <w:proofErr w:type="gramEnd"/>
        <w:r w:rsidR="002373C8">
          <w:t xml:space="preserve"> that ability mut be in the code to so this. I also believe segregating code for each state is best unless you tell me otherwise.</w:t>
        </w:r>
      </w:ins>
    </w:p>
    <w:p w14:paraId="3F1466CC" w14:textId="77777777" w:rsidR="001B2F33" w:rsidRDefault="001B2F33" w:rsidP="001B2F33">
      <w:pPr>
        <w:pStyle w:val="NormalWeb"/>
      </w:pPr>
      <w:r>
        <w:t xml:space="preserve">You </w:t>
      </w:r>
      <w:r>
        <w:rPr>
          <w:rStyle w:val="Strong"/>
        </w:rPr>
        <w:t>may</w:t>
      </w:r>
      <w:r>
        <w:t>:</w:t>
      </w:r>
    </w:p>
    <w:p w14:paraId="0CB874F8" w14:textId="77777777" w:rsidR="001B2F33" w:rsidRDefault="001B2F33" w:rsidP="001B2F33">
      <w:pPr>
        <w:pStyle w:val="NormalWeb"/>
        <w:numPr>
          <w:ilvl w:val="0"/>
          <w:numId w:val="44"/>
        </w:numPr>
      </w:pPr>
      <w:r>
        <w:t xml:space="preserve">Discuss </w:t>
      </w:r>
      <w:r>
        <w:rPr>
          <w:rStyle w:val="Strong"/>
        </w:rPr>
        <w:t>legal concepts</w:t>
      </w:r>
    </w:p>
    <w:p w14:paraId="1B6C0997" w14:textId="77777777" w:rsidR="001B2F33" w:rsidRDefault="001B2F33" w:rsidP="001B2F33">
      <w:pPr>
        <w:pStyle w:val="NormalWeb"/>
        <w:numPr>
          <w:ilvl w:val="0"/>
          <w:numId w:val="44"/>
        </w:numPr>
      </w:pPr>
      <w:r>
        <w:t xml:space="preserve">Explain </w:t>
      </w:r>
      <w:r>
        <w:rPr>
          <w:rStyle w:val="Strong"/>
        </w:rPr>
        <w:t>elements of claims and defenses</w:t>
      </w:r>
    </w:p>
    <w:p w14:paraId="1AB8A1E0" w14:textId="77777777" w:rsidR="001B2F33" w:rsidRDefault="001B2F33" w:rsidP="001B2F33">
      <w:pPr>
        <w:pStyle w:val="NormalWeb"/>
        <w:numPr>
          <w:ilvl w:val="0"/>
          <w:numId w:val="44"/>
        </w:numPr>
      </w:pPr>
      <w:r>
        <w:t xml:space="preserve">Apply </w:t>
      </w:r>
      <w:r>
        <w:rPr>
          <w:rStyle w:val="Strong"/>
        </w:rPr>
        <w:t>statutes</w:t>
      </w:r>
    </w:p>
    <w:p w14:paraId="3826D4CF" w14:textId="77777777" w:rsidR="001B2F33" w:rsidRDefault="001B2F33" w:rsidP="001B2F33">
      <w:pPr>
        <w:pStyle w:val="NormalWeb"/>
        <w:numPr>
          <w:ilvl w:val="0"/>
          <w:numId w:val="44"/>
        </w:numPr>
      </w:pPr>
      <w:r>
        <w:t xml:space="preserve">Quote </w:t>
      </w:r>
      <w:r>
        <w:rPr>
          <w:rStyle w:val="Strong"/>
        </w:rPr>
        <w:t>state and federal case law</w:t>
      </w:r>
    </w:p>
    <w:p w14:paraId="44BED926" w14:textId="77777777" w:rsidR="001B2F33" w:rsidRDefault="001B2F33" w:rsidP="001B2F33">
      <w:pPr>
        <w:pStyle w:val="NormalWeb"/>
        <w:numPr>
          <w:ilvl w:val="0"/>
          <w:numId w:val="44"/>
        </w:numPr>
      </w:pPr>
      <w:r>
        <w:t xml:space="preserve">Explain </w:t>
      </w:r>
      <w:r>
        <w:rPr>
          <w:rStyle w:val="Strong"/>
        </w:rPr>
        <w:t>how judges typically analyze issues</w:t>
      </w:r>
    </w:p>
    <w:p w14:paraId="689D5960" w14:textId="77777777" w:rsidR="001B2F33" w:rsidRDefault="001B2F33" w:rsidP="001B2F33">
      <w:pPr>
        <w:pStyle w:val="NormalWeb"/>
        <w:numPr>
          <w:ilvl w:val="0"/>
          <w:numId w:val="44"/>
        </w:numPr>
      </w:pPr>
      <w:r>
        <w:t xml:space="preserve">Compare </w:t>
      </w:r>
      <w:r>
        <w:rPr>
          <w:rStyle w:val="Strong"/>
        </w:rPr>
        <w:t>fact patterns to reported cases</w:t>
      </w:r>
    </w:p>
    <w:p w14:paraId="777A9828" w14:textId="77777777" w:rsidR="001B2F33" w:rsidRDefault="001B2F33" w:rsidP="001B2F33">
      <w:pPr>
        <w:pStyle w:val="NormalWeb"/>
        <w:numPr>
          <w:ilvl w:val="0"/>
          <w:numId w:val="44"/>
        </w:numPr>
      </w:pPr>
      <w:r>
        <w:t xml:space="preserve">Explain </w:t>
      </w:r>
      <w:r>
        <w:rPr>
          <w:rStyle w:val="Strong"/>
        </w:rPr>
        <w:t>burdens of proof</w:t>
      </w:r>
    </w:p>
    <w:p w14:paraId="352C2008" w14:textId="77777777" w:rsidR="001B2F33" w:rsidRDefault="001B2F33" w:rsidP="001B2F33">
      <w:pPr>
        <w:pStyle w:val="NormalWeb"/>
        <w:numPr>
          <w:ilvl w:val="0"/>
          <w:numId w:val="44"/>
        </w:numPr>
      </w:pPr>
      <w:r>
        <w:t xml:space="preserve">Help users </w:t>
      </w:r>
      <w:proofErr w:type="gramStart"/>
      <w:r>
        <w:rPr>
          <w:rStyle w:val="Strong"/>
        </w:rPr>
        <w:t>argue</w:t>
      </w:r>
      <w:proofErr w:type="gramEnd"/>
      <w:r>
        <w:rPr>
          <w:rStyle w:val="Strong"/>
        </w:rPr>
        <w:t xml:space="preserve"> their position clearly</w:t>
      </w:r>
    </w:p>
    <w:p w14:paraId="0B900C34" w14:textId="77777777" w:rsidR="001B2F33" w:rsidRDefault="001B2F33" w:rsidP="00344E19">
      <w:pPr>
        <w:pStyle w:val="NormalWeb"/>
      </w:pPr>
    </w:p>
    <w:p w14:paraId="275D0161" w14:textId="77777777" w:rsidR="00344E19" w:rsidRDefault="00344E19" w:rsidP="00344E19">
      <w:pPr>
        <w:pStyle w:val="NormalWeb"/>
        <w:numPr>
          <w:ilvl w:val="0"/>
          <w:numId w:val="10"/>
        </w:numPr>
      </w:pPr>
      <w:r>
        <w:t>procedural guidance</w:t>
      </w:r>
    </w:p>
    <w:p w14:paraId="360AA3C1" w14:textId="77777777" w:rsidR="00344E19" w:rsidRDefault="00344E19" w:rsidP="00344E19">
      <w:pPr>
        <w:pStyle w:val="NormalWeb"/>
        <w:numPr>
          <w:ilvl w:val="0"/>
          <w:numId w:val="10"/>
        </w:numPr>
      </w:pPr>
      <w:r>
        <w:t>document drafting assistance</w:t>
      </w:r>
    </w:p>
    <w:p w14:paraId="513901D2" w14:textId="77777777" w:rsidR="00344E19" w:rsidRDefault="00344E19" w:rsidP="00344E19">
      <w:pPr>
        <w:pStyle w:val="NormalWeb"/>
        <w:numPr>
          <w:ilvl w:val="0"/>
          <w:numId w:val="10"/>
        </w:numPr>
      </w:pPr>
      <w:r>
        <w:t>case organization</w:t>
      </w:r>
    </w:p>
    <w:p w14:paraId="1307C5E9" w14:textId="77777777" w:rsidR="00344E19" w:rsidRDefault="00344E19" w:rsidP="00344E19">
      <w:pPr>
        <w:pStyle w:val="NormalWeb"/>
        <w:numPr>
          <w:ilvl w:val="0"/>
          <w:numId w:val="10"/>
        </w:numPr>
      </w:pPr>
      <w:r>
        <w:t>court-specific instructions</w:t>
      </w:r>
    </w:p>
    <w:p w14:paraId="2C402F59" w14:textId="77777777" w:rsidR="00344E19" w:rsidRDefault="00344E19" w:rsidP="00344E19">
      <w:pPr>
        <w:pStyle w:val="Heading3"/>
      </w:pPr>
      <w:r>
        <w:t>Target Users</w:t>
      </w:r>
    </w:p>
    <w:p w14:paraId="3565298C" w14:textId="77777777" w:rsidR="00344E19" w:rsidRDefault="00344E19" w:rsidP="00344E19">
      <w:pPr>
        <w:pStyle w:val="NormalWeb"/>
        <w:numPr>
          <w:ilvl w:val="0"/>
          <w:numId w:val="11"/>
        </w:numPr>
      </w:pPr>
      <w:r>
        <w:t>Self-represented individuals (pro se)</w:t>
      </w:r>
    </w:p>
    <w:p w14:paraId="04F7ACE4" w14:textId="77777777" w:rsidR="00344E19" w:rsidRDefault="00344E19" w:rsidP="00344E19">
      <w:pPr>
        <w:pStyle w:val="NormalWeb"/>
        <w:numPr>
          <w:ilvl w:val="0"/>
          <w:numId w:val="11"/>
        </w:numPr>
      </w:pPr>
      <w:r>
        <w:t xml:space="preserve">Plaintiffs </w:t>
      </w:r>
      <w:r>
        <w:rPr>
          <w:rStyle w:val="Strong"/>
        </w:rPr>
        <w:t>or</w:t>
      </w:r>
      <w:r>
        <w:t xml:space="preserve"> Defendants</w:t>
      </w:r>
    </w:p>
    <w:p w14:paraId="2CB04FD1" w14:textId="77777777" w:rsidR="00344E19" w:rsidRDefault="00344E19" w:rsidP="00344E19">
      <w:pPr>
        <w:pStyle w:val="NormalWeb"/>
        <w:numPr>
          <w:ilvl w:val="0"/>
          <w:numId w:val="11"/>
        </w:numPr>
      </w:pPr>
      <w:r>
        <w:t>No legal background</w:t>
      </w:r>
    </w:p>
    <w:p w14:paraId="02F2C61E" w14:textId="77777777" w:rsidR="00344E19" w:rsidRDefault="00344E19" w:rsidP="00344E19">
      <w:pPr>
        <w:pStyle w:val="NormalWeb"/>
        <w:numPr>
          <w:ilvl w:val="0"/>
          <w:numId w:val="11"/>
        </w:numPr>
      </w:pPr>
      <w:r>
        <w:t>On desktop or mobile</w:t>
      </w:r>
    </w:p>
    <w:p w14:paraId="06FE38D4" w14:textId="0593B594" w:rsidR="001B2F33" w:rsidRDefault="001B2F33" w:rsidP="00344E19">
      <w:pPr>
        <w:pStyle w:val="NormalWeb"/>
        <w:numPr>
          <w:ilvl w:val="0"/>
          <w:numId w:val="11"/>
        </w:numPr>
      </w:pPr>
      <w:r>
        <w:t>Simple to use</w:t>
      </w:r>
    </w:p>
    <w:p w14:paraId="44BA12BD" w14:textId="77777777" w:rsidR="00344E19" w:rsidRDefault="00344E19" w:rsidP="00344E19">
      <w:pPr>
        <w:pStyle w:val="Heading2"/>
      </w:pPr>
      <w:r>
        <w:t>2. Core Principles (Non-Negotiable)</w:t>
      </w:r>
    </w:p>
    <w:p w14:paraId="316DB9B9" w14:textId="23C372FD" w:rsidR="00344E19" w:rsidRPr="001B2F33" w:rsidRDefault="001B2F33" w:rsidP="00344E19">
      <w:pPr>
        <w:pStyle w:val="NormalWeb"/>
        <w:numPr>
          <w:ilvl w:val="0"/>
          <w:numId w:val="12"/>
        </w:numPr>
        <w:rPr>
          <w:rStyle w:val="Strong"/>
          <w:b w:val="0"/>
          <w:bCs w:val="0"/>
        </w:rPr>
      </w:pPr>
      <w:r>
        <w:rPr>
          <w:rStyle w:val="Strong"/>
        </w:rPr>
        <w:t xml:space="preserve">Explanation of legal concepts </w:t>
      </w:r>
    </w:p>
    <w:p w14:paraId="597AB89C" w14:textId="77777777" w:rsidR="00344E19" w:rsidRDefault="00344E19" w:rsidP="00344E19">
      <w:pPr>
        <w:pStyle w:val="NormalWeb"/>
        <w:numPr>
          <w:ilvl w:val="1"/>
          <w:numId w:val="12"/>
        </w:numPr>
      </w:pPr>
      <w:r>
        <w:t>Informational + drafting assistance only</w:t>
      </w:r>
    </w:p>
    <w:p w14:paraId="540920AC" w14:textId="77777777" w:rsidR="00344E19" w:rsidRDefault="00344E19" w:rsidP="00344E19">
      <w:pPr>
        <w:pStyle w:val="NormalWeb"/>
        <w:numPr>
          <w:ilvl w:val="1"/>
          <w:numId w:val="12"/>
        </w:numPr>
      </w:pPr>
      <w:r>
        <w:t>Clear disclaimers and user acknowledgements</w:t>
      </w:r>
    </w:p>
    <w:p w14:paraId="424E6D75" w14:textId="7B5942B0" w:rsidR="001B2F33" w:rsidRDefault="001B2F33" w:rsidP="00344E19">
      <w:pPr>
        <w:pStyle w:val="NormalWeb"/>
        <w:numPr>
          <w:ilvl w:val="1"/>
          <w:numId w:val="12"/>
        </w:numPr>
      </w:pPr>
      <w:r>
        <w:t>Apply legal concepts when drafting document</w:t>
      </w:r>
    </w:p>
    <w:p w14:paraId="4E913BB0" w14:textId="3F1DBC48" w:rsidR="001B2F33" w:rsidRDefault="001B2F33" w:rsidP="00344E19">
      <w:pPr>
        <w:pStyle w:val="NormalWeb"/>
        <w:numPr>
          <w:ilvl w:val="1"/>
          <w:numId w:val="12"/>
        </w:numPr>
      </w:pPr>
      <w:r>
        <w:t>Apply legal concepts when questioning the user about the case</w:t>
      </w:r>
    </w:p>
    <w:p w14:paraId="3BF491BD" w14:textId="0CC1F22A" w:rsidR="001B2F33" w:rsidRDefault="001B2F33" w:rsidP="00344E19">
      <w:pPr>
        <w:pStyle w:val="NormalWeb"/>
        <w:numPr>
          <w:ilvl w:val="1"/>
          <w:numId w:val="12"/>
        </w:numPr>
      </w:pPr>
      <w:r>
        <w:t>Have ai ask user questions.</w:t>
      </w:r>
    </w:p>
    <w:p w14:paraId="7D3744D1" w14:textId="77777777" w:rsidR="00344E19" w:rsidRDefault="00344E19" w:rsidP="00344E19">
      <w:pPr>
        <w:pStyle w:val="NormalWeb"/>
        <w:numPr>
          <w:ilvl w:val="0"/>
          <w:numId w:val="12"/>
        </w:numPr>
      </w:pPr>
      <w:r>
        <w:rPr>
          <w:rStyle w:val="Strong"/>
        </w:rPr>
        <w:lastRenderedPageBreak/>
        <w:t>Court-specific accuracy</w:t>
      </w:r>
    </w:p>
    <w:p w14:paraId="4C57FA10" w14:textId="77777777" w:rsidR="00344E19" w:rsidRDefault="00344E19" w:rsidP="00344E19">
      <w:pPr>
        <w:pStyle w:val="NormalWeb"/>
        <w:numPr>
          <w:ilvl w:val="1"/>
          <w:numId w:val="12"/>
        </w:numPr>
      </w:pPr>
      <w:r>
        <w:t>Each state + county has different rules, limits, forms</w:t>
      </w:r>
    </w:p>
    <w:p w14:paraId="662126A1" w14:textId="77777777" w:rsidR="00344E19" w:rsidRDefault="00344E19" w:rsidP="00344E19">
      <w:pPr>
        <w:pStyle w:val="NormalWeb"/>
        <w:numPr>
          <w:ilvl w:val="1"/>
          <w:numId w:val="12"/>
        </w:numPr>
      </w:pPr>
      <w:r>
        <w:t>Users must always select jurisdiction first</w:t>
      </w:r>
    </w:p>
    <w:p w14:paraId="20D3E121" w14:textId="77777777" w:rsidR="00344E19" w:rsidRDefault="00344E19" w:rsidP="00344E19">
      <w:pPr>
        <w:pStyle w:val="NormalWeb"/>
        <w:numPr>
          <w:ilvl w:val="0"/>
          <w:numId w:val="12"/>
        </w:numPr>
      </w:pPr>
      <w:r>
        <w:rPr>
          <w:rStyle w:val="Strong"/>
        </w:rPr>
        <w:t>Step-by-step guidance</w:t>
      </w:r>
    </w:p>
    <w:p w14:paraId="7B708561" w14:textId="77777777" w:rsidR="00344E19" w:rsidRDefault="00344E19" w:rsidP="00344E19">
      <w:pPr>
        <w:pStyle w:val="NormalWeb"/>
        <w:numPr>
          <w:ilvl w:val="1"/>
          <w:numId w:val="12"/>
        </w:numPr>
      </w:pPr>
      <w:r>
        <w:t>Users are guided, not overwhelmed</w:t>
      </w:r>
    </w:p>
    <w:p w14:paraId="26B9C4A3" w14:textId="77777777" w:rsidR="00344E19" w:rsidRDefault="00344E19" w:rsidP="00344E19">
      <w:pPr>
        <w:pStyle w:val="NormalWeb"/>
        <w:numPr>
          <w:ilvl w:val="1"/>
          <w:numId w:val="12"/>
        </w:numPr>
      </w:pPr>
      <w:r>
        <w:t>One decision at a time</w:t>
      </w:r>
    </w:p>
    <w:p w14:paraId="3FB9785B" w14:textId="77777777" w:rsidR="00344E19" w:rsidRDefault="00344E19" w:rsidP="00344E19">
      <w:pPr>
        <w:pStyle w:val="NormalWeb"/>
        <w:numPr>
          <w:ilvl w:val="0"/>
          <w:numId w:val="12"/>
        </w:numPr>
      </w:pPr>
      <w:r>
        <w:rPr>
          <w:rStyle w:val="Strong"/>
        </w:rPr>
        <w:t>Explain everything in plain English</w:t>
      </w:r>
    </w:p>
    <w:p w14:paraId="494B1E6A" w14:textId="77777777" w:rsidR="00344E19" w:rsidRDefault="00344E19" w:rsidP="00344E19">
      <w:pPr>
        <w:pStyle w:val="NormalWeb"/>
        <w:numPr>
          <w:ilvl w:val="1"/>
          <w:numId w:val="12"/>
        </w:numPr>
      </w:pPr>
      <w:r>
        <w:t>No legal jargon unless explained</w:t>
      </w:r>
    </w:p>
    <w:p w14:paraId="61DA9CCD" w14:textId="77777777" w:rsidR="00344E19" w:rsidRDefault="00344E19" w:rsidP="00344E19">
      <w:pPr>
        <w:pStyle w:val="NormalWeb"/>
        <w:numPr>
          <w:ilvl w:val="0"/>
          <w:numId w:val="12"/>
        </w:numPr>
      </w:pPr>
      <w:r>
        <w:rPr>
          <w:rStyle w:val="Strong"/>
        </w:rPr>
        <w:t>AI is assistive, not authoritative</w:t>
      </w:r>
    </w:p>
    <w:p w14:paraId="1ABE4B94" w14:textId="77777777" w:rsidR="00344E19" w:rsidRDefault="00344E19" w:rsidP="00344E19">
      <w:pPr>
        <w:pStyle w:val="NormalWeb"/>
        <w:numPr>
          <w:ilvl w:val="1"/>
          <w:numId w:val="12"/>
        </w:numPr>
      </w:pPr>
      <w:r>
        <w:t>AI explains options, never tells users what they “must” do</w:t>
      </w:r>
    </w:p>
    <w:p w14:paraId="2EC4B073" w14:textId="182C9F61" w:rsidR="001B2F33" w:rsidRDefault="001B2F33" w:rsidP="00344E19">
      <w:pPr>
        <w:pStyle w:val="NormalWeb"/>
        <w:numPr>
          <w:ilvl w:val="1"/>
          <w:numId w:val="12"/>
        </w:numPr>
      </w:pPr>
      <w:r>
        <w:t>Ai can suggest legal concepts as advice and put in document creation or asking user questions about the case</w:t>
      </w:r>
    </w:p>
    <w:p w14:paraId="1593C056" w14:textId="77777777" w:rsidR="00344E19" w:rsidRDefault="00344E19" w:rsidP="00344E19">
      <w:pPr>
        <w:pStyle w:val="Heading2"/>
      </w:pPr>
      <w:r>
        <w:t>3. High-Level System Architecture</w:t>
      </w:r>
    </w:p>
    <w:p w14:paraId="6046670D" w14:textId="77777777" w:rsidR="00344E19" w:rsidRDefault="00344E19" w:rsidP="00344E19">
      <w:pPr>
        <w:pStyle w:val="Heading3"/>
      </w:pPr>
      <w:r>
        <w:t>Frontend</w:t>
      </w:r>
    </w:p>
    <w:p w14:paraId="07EC4654" w14:textId="77777777" w:rsidR="00344E19" w:rsidRDefault="00344E19" w:rsidP="00344E19">
      <w:pPr>
        <w:pStyle w:val="NormalWeb"/>
        <w:numPr>
          <w:ilvl w:val="0"/>
          <w:numId w:val="13"/>
        </w:numPr>
      </w:pPr>
      <w:r>
        <w:t>Web app (responsive)</w:t>
      </w:r>
    </w:p>
    <w:p w14:paraId="0E52A783" w14:textId="77777777" w:rsidR="00344E19" w:rsidRDefault="00344E19" w:rsidP="00344E19">
      <w:pPr>
        <w:pStyle w:val="NormalWeb"/>
        <w:numPr>
          <w:ilvl w:val="0"/>
          <w:numId w:val="13"/>
        </w:numPr>
      </w:pPr>
      <w:r>
        <w:t>Chat interface</w:t>
      </w:r>
    </w:p>
    <w:p w14:paraId="13F0F966" w14:textId="77777777" w:rsidR="00344E19" w:rsidRDefault="00344E19" w:rsidP="00344E19">
      <w:pPr>
        <w:pStyle w:val="NormalWeb"/>
        <w:numPr>
          <w:ilvl w:val="0"/>
          <w:numId w:val="13"/>
        </w:numPr>
      </w:pPr>
      <w:r>
        <w:t>Guided forms</w:t>
      </w:r>
    </w:p>
    <w:p w14:paraId="1E9C895C" w14:textId="77777777" w:rsidR="00344E19" w:rsidRDefault="00344E19" w:rsidP="00344E19">
      <w:pPr>
        <w:pStyle w:val="NormalWeb"/>
        <w:numPr>
          <w:ilvl w:val="0"/>
          <w:numId w:val="13"/>
        </w:numPr>
      </w:pPr>
      <w:r>
        <w:t>Document preview &amp; download</w:t>
      </w:r>
    </w:p>
    <w:p w14:paraId="764E56F3" w14:textId="77777777" w:rsidR="00344E19" w:rsidRDefault="00344E19" w:rsidP="00344E19">
      <w:pPr>
        <w:pStyle w:val="NormalWeb"/>
        <w:numPr>
          <w:ilvl w:val="0"/>
          <w:numId w:val="13"/>
        </w:numPr>
      </w:pPr>
      <w:r>
        <w:t>Case dashboard</w:t>
      </w:r>
    </w:p>
    <w:p w14:paraId="0CC85C80" w14:textId="50C4533D" w:rsidR="001B2F33" w:rsidRDefault="001B2F33" w:rsidP="00344E19">
      <w:pPr>
        <w:pStyle w:val="NormalWeb"/>
        <w:numPr>
          <w:ilvl w:val="0"/>
          <w:numId w:val="13"/>
        </w:numPr>
      </w:pPr>
      <w:r>
        <w:t>Document reading with uploads</w:t>
      </w:r>
    </w:p>
    <w:p w14:paraId="7F1BB7CE" w14:textId="78514468" w:rsidR="001B2F33" w:rsidRDefault="001B2F33" w:rsidP="00344E19">
      <w:pPr>
        <w:pStyle w:val="NormalWeb"/>
        <w:numPr>
          <w:ilvl w:val="0"/>
          <w:numId w:val="13"/>
        </w:numPr>
      </w:pPr>
      <w:r>
        <w:t>Document naming and storage</w:t>
      </w:r>
    </w:p>
    <w:p w14:paraId="642E2BE1" w14:textId="0EE57235" w:rsidR="001B2F33" w:rsidRDefault="001B2F33" w:rsidP="00344E19">
      <w:pPr>
        <w:pStyle w:val="NormalWeb"/>
        <w:numPr>
          <w:ilvl w:val="0"/>
          <w:numId w:val="13"/>
        </w:numPr>
      </w:pPr>
      <w:r>
        <w:t>Calendar and deadline management for cases</w:t>
      </w:r>
    </w:p>
    <w:p w14:paraId="366AA1E3" w14:textId="77777777" w:rsidR="00344E19" w:rsidRDefault="00344E19" w:rsidP="00344E19">
      <w:pPr>
        <w:pStyle w:val="Heading3"/>
      </w:pPr>
      <w:r>
        <w:t>Backend</w:t>
      </w:r>
    </w:p>
    <w:p w14:paraId="33D153D0" w14:textId="77777777" w:rsidR="00344E19" w:rsidRDefault="00344E19" w:rsidP="00344E19">
      <w:pPr>
        <w:pStyle w:val="NormalWeb"/>
        <w:numPr>
          <w:ilvl w:val="0"/>
          <w:numId w:val="14"/>
        </w:numPr>
      </w:pPr>
      <w:r>
        <w:t>Authentication &amp; user management</w:t>
      </w:r>
    </w:p>
    <w:p w14:paraId="00891DF2" w14:textId="77777777" w:rsidR="00344E19" w:rsidRDefault="00344E19" w:rsidP="00344E19">
      <w:pPr>
        <w:pStyle w:val="NormalWeb"/>
        <w:numPr>
          <w:ilvl w:val="0"/>
          <w:numId w:val="14"/>
        </w:numPr>
      </w:pPr>
      <w:r>
        <w:t>Case engine (state/county rules)</w:t>
      </w:r>
    </w:p>
    <w:p w14:paraId="274E760D" w14:textId="77777777" w:rsidR="00344E19" w:rsidRDefault="00344E19" w:rsidP="00344E19">
      <w:pPr>
        <w:pStyle w:val="NormalWeb"/>
        <w:numPr>
          <w:ilvl w:val="0"/>
          <w:numId w:val="14"/>
        </w:numPr>
      </w:pPr>
      <w:r>
        <w:t>AI orchestration layer</w:t>
      </w:r>
    </w:p>
    <w:p w14:paraId="08139FDA" w14:textId="77777777" w:rsidR="00344E19" w:rsidRDefault="00344E19" w:rsidP="00344E19">
      <w:pPr>
        <w:pStyle w:val="NormalWeb"/>
        <w:numPr>
          <w:ilvl w:val="0"/>
          <w:numId w:val="14"/>
        </w:numPr>
      </w:pPr>
      <w:r>
        <w:t>Document generation service</w:t>
      </w:r>
    </w:p>
    <w:p w14:paraId="73E825FA" w14:textId="77777777" w:rsidR="00344E19" w:rsidRDefault="00344E19" w:rsidP="00344E19">
      <w:pPr>
        <w:pStyle w:val="NormalWeb"/>
        <w:numPr>
          <w:ilvl w:val="0"/>
          <w:numId w:val="14"/>
        </w:numPr>
      </w:pPr>
      <w:r>
        <w:t>File storage &amp; retrieval</w:t>
      </w:r>
    </w:p>
    <w:p w14:paraId="2C05DDB9" w14:textId="77777777" w:rsidR="00344E19" w:rsidRDefault="00344E19" w:rsidP="00344E19">
      <w:pPr>
        <w:pStyle w:val="NormalWeb"/>
        <w:numPr>
          <w:ilvl w:val="0"/>
          <w:numId w:val="14"/>
        </w:numPr>
      </w:pPr>
      <w:r>
        <w:t>Audit &amp; logging</w:t>
      </w:r>
    </w:p>
    <w:p w14:paraId="2AE3047B" w14:textId="00250056" w:rsidR="001B2F33" w:rsidRDefault="001B2F33" w:rsidP="00344E19">
      <w:pPr>
        <w:pStyle w:val="NormalWeb"/>
        <w:numPr>
          <w:ilvl w:val="0"/>
          <w:numId w:val="14"/>
        </w:numPr>
      </w:pPr>
      <w:r>
        <w:t>Subscription model</w:t>
      </w:r>
    </w:p>
    <w:p w14:paraId="7817C1AB" w14:textId="77777777" w:rsidR="00344E19" w:rsidRDefault="00344E19" w:rsidP="00344E19">
      <w:pPr>
        <w:pStyle w:val="Heading3"/>
      </w:pPr>
      <w:r>
        <w:t>AI Layer</w:t>
      </w:r>
    </w:p>
    <w:p w14:paraId="426DB78E" w14:textId="77777777" w:rsidR="00344E19" w:rsidRDefault="00344E19" w:rsidP="00344E19">
      <w:pPr>
        <w:pStyle w:val="NormalWeb"/>
        <w:numPr>
          <w:ilvl w:val="0"/>
          <w:numId w:val="15"/>
        </w:numPr>
      </w:pPr>
      <w:r>
        <w:t>Large Language Model (LLM) API</w:t>
      </w:r>
    </w:p>
    <w:p w14:paraId="062794F0" w14:textId="77777777" w:rsidR="00344E19" w:rsidRDefault="00344E19" w:rsidP="00344E19">
      <w:pPr>
        <w:pStyle w:val="NormalWeb"/>
        <w:numPr>
          <w:ilvl w:val="0"/>
          <w:numId w:val="15"/>
        </w:numPr>
      </w:pPr>
      <w:r>
        <w:t>Retrieval-Augmented Generation (RAG)</w:t>
      </w:r>
    </w:p>
    <w:p w14:paraId="37896034" w14:textId="77777777" w:rsidR="00344E19" w:rsidRDefault="00344E19" w:rsidP="00344E19">
      <w:pPr>
        <w:pStyle w:val="NormalWeb"/>
        <w:numPr>
          <w:ilvl w:val="0"/>
          <w:numId w:val="15"/>
        </w:numPr>
      </w:pPr>
      <w:r>
        <w:t>Prompt templates per workflow</w:t>
      </w:r>
    </w:p>
    <w:p w14:paraId="2C3C7A64" w14:textId="77777777" w:rsidR="00344E19" w:rsidRDefault="00344E19" w:rsidP="00344E19">
      <w:pPr>
        <w:pStyle w:val="NormalWeb"/>
        <w:numPr>
          <w:ilvl w:val="0"/>
          <w:numId w:val="15"/>
        </w:numPr>
      </w:pPr>
      <w:r>
        <w:t>Guardrail enforcement</w:t>
      </w:r>
    </w:p>
    <w:p w14:paraId="7BE6BDC8" w14:textId="77777777" w:rsidR="00344E19" w:rsidRDefault="00344E19" w:rsidP="00344E19">
      <w:pPr>
        <w:pStyle w:val="Heading2"/>
      </w:pPr>
      <w:r>
        <w:lastRenderedPageBreak/>
        <w:t>4. User Roles</w:t>
      </w:r>
    </w:p>
    <w:p w14:paraId="5E0BAF45" w14:textId="77777777" w:rsidR="00344E19" w:rsidRDefault="00344E19" w:rsidP="00344E19">
      <w:pPr>
        <w:pStyle w:val="Heading3"/>
      </w:pPr>
      <w:r>
        <w:t>Plaintiff</w:t>
      </w:r>
    </w:p>
    <w:p w14:paraId="014FCF99" w14:textId="77777777" w:rsidR="00344E19" w:rsidRDefault="00344E19" w:rsidP="00344E19">
      <w:pPr>
        <w:pStyle w:val="NormalWeb"/>
        <w:numPr>
          <w:ilvl w:val="0"/>
          <w:numId w:val="16"/>
        </w:numPr>
      </w:pPr>
      <w:r>
        <w:t>Initiates a new claim</w:t>
      </w:r>
    </w:p>
    <w:p w14:paraId="6DDBD8C7" w14:textId="77777777" w:rsidR="00344E19" w:rsidRDefault="00344E19" w:rsidP="00344E19">
      <w:pPr>
        <w:pStyle w:val="NormalWeb"/>
        <w:numPr>
          <w:ilvl w:val="0"/>
          <w:numId w:val="16"/>
        </w:numPr>
      </w:pPr>
      <w:r>
        <w:t>Drafts complaint / statement of claim</w:t>
      </w:r>
    </w:p>
    <w:p w14:paraId="26182CFA" w14:textId="77777777" w:rsidR="00344E19" w:rsidRDefault="00344E19" w:rsidP="00344E19">
      <w:pPr>
        <w:pStyle w:val="NormalWeb"/>
        <w:numPr>
          <w:ilvl w:val="0"/>
          <w:numId w:val="16"/>
        </w:numPr>
      </w:pPr>
      <w:proofErr w:type="gramStart"/>
      <w:r>
        <w:t>Uploads</w:t>
      </w:r>
      <w:proofErr w:type="gramEnd"/>
      <w:r>
        <w:t xml:space="preserve"> evidence</w:t>
      </w:r>
    </w:p>
    <w:p w14:paraId="08823A61" w14:textId="77777777" w:rsidR="00344E19" w:rsidRDefault="00344E19" w:rsidP="00344E19">
      <w:pPr>
        <w:pStyle w:val="NormalWeb"/>
        <w:numPr>
          <w:ilvl w:val="0"/>
          <w:numId w:val="16"/>
        </w:numPr>
      </w:pPr>
      <w:r>
        <w:t>Prepares for filing and hearing</w:t>
      </w:r>
    </w:p>
    <w:p w14:paraId="070660A0" w14:textId="77777777" w:rsidR="00344E19" w:rsidRDefault="00344E19" w:rsidP="00344E19">
      <w:pPr>
        <w:pStyle w:val="Heading3"/>
      </w:pPr>
      <w:r>
        <w:t>Defendant</w:t>
      </w:r>
    </w:p>
    <w:p w14:paraId="1AB5953F" w14:textId="77777777" w:rsidR="00344E19" w:rsidRDefault="00344E19" w:rsidP="00344E19">
      <w:pPr>
        <w:pStyle w:val="NormalWeb"/>
        <w:numPr>
          <w:ilvl w:val="0"/>
          <w:numId w:val="17"/>
        </w:numPr>
      </w:pPr>
      <w:r>
        <w:t>Responds to a claim</w:t>
      </w:r>
    </w:p>
    <w:p w14:paraId="432B516D" w14:textId="77777777" w:rsidR="00344E19" w:rsidRDefault="00344E19" w:rsidP="00344E19">
      <w:pPr>
        <w:pStyle w:val="NormalWeb"/>
        <w:numPr>
          <w:ilvl w:val="0"/>
          <w:numId w:val="17"/>
        </w:numPr>
      </w:pPr>
      <w:r>
        <w:t>Drafts answer / response</w:t>
      </w:r>
    </w:p>
    <w:p w14:paraId="6FDF9DA2" w14:textId="77777777" w:rsidR="00344E19" w:rsidRDefault="00344E19" w:rsidP="00344E19">
      <w:pPr>
        <w:pStyle w:val="NormalWeb"/>
        <w:numPr>
          <w:ilvl w:val="0"/>
          <w:numId w:val="17"/>
        </w:numPr>
      </w:pPr>
      <w:proofErr w:type="gramStart"/>
      <w:r>
        <w:t>Uploads</w:t>
      </w:r>
      <w:proofErr w:type="gramEnd"/>
      <w:r>
        <w:t xml:space="preserve"> evidence</w:t>
      </w:r>
    </w:p>
    <w:p w14:paraId="70AF444A" w14:textId="77777777" w:rsidR="00344E19" w:rsidRDefault="00344E19" w:rsidP="00344E19">
      <w:pPr>
        <w:pStyle w:val="NormalWeb"/>
        <w:numPr>
          <w:ilvl w:val="0"/>
          <w:numId w:val="17"/>
        </w:numPr>
      </w:pPr>
      <w:r>
        <w:t>Prepares defenses and hearing outline</w:t>
      </w:r>
    </w:p>
    <w:p w14:paraId="0EDBAF37" w14:textId="77777777" w:rsidR="00344E19" w:rsidRDefault="00344E19" w:rsidP="00344E19">
      <w:pPr>
        <w:pStyle w:val="NormalWeb"/>
      </w:pPr>
      <w:r>
        <w:t xml:space="preserve">Users can be </w:t>
      </w:r>
      <w:r>
        <w:rPr>
          <w:rStyle w:val="Strong"/>
        </w:rPr>
        <w:t>both</w:t>
      </w:r>
      <w:r>
        <w:t xml:space="preserve"> across different cases.</w:t>
      </w:r>
    </w:p>
    <w:p w14:paraId="7A713FB0" w14:textId="77777777" w:rsidR="00344E19" w:rsidRDefault="00344E19" w:rsidP="00344E19">
      <w:pPr>
        <w:pStyle w:val="Heading2"/>
      </w:pPr>
      <w:r>
        <w:t>5. User Flow (Start → Finish)</w:t>
      </w:r>
    </w:p>
    <w:p w14:paraId="65A5417D" w14:textId="77777777" w:rsidR="00344E19" w:rsidRDefault="00344E19" w:rsidP="00344E19">
      <w:pPr>
        <w:pStyle w:val="Heading3"/>
      </w:pPr>
      <w:r>
        <w:t>Step 1: Account Creation</w:t>
      </w:r>
    </w:p>
    <w:p w14:paraId="0FCE50AC" w14:textId="77777777" w:rsidR="00344E19" w:rsidRDefault="00344E19" w:rsidP="00344E19">
      <w:pPr>
        <w:pStyle w:val="NormalWeb"/>
        <w:numPr>
          <w:ilvl w:val="0"/>
          <w:numId w:val="18"/>
        </w:numPr>
      </w:pPr>
      <w:r>
        <w:t>Email + password or OAuth</w:t>
      </w:r>
    </w:p>
    <w:p w14:paraId="78F99E6A" w14:textId="77777777" w:rsidR="00344E19" w:rsidRDefault="00344E19" w:rsidP="00344E19">
      <w:pPr>
        <w:pStyle w:val="NormalWeb"/>
        <w:numPr>
          <w:ilvl w:val="0"/>
          <w:numId w:val="18"/>
        </w:numPr>
      </w:pPr>
      <w:r>
        <w:t>Mandatory acknowledgement:</w:t>
      </w:r>
    </w:p>
    <w:p w14:paraId="1B3F30BC" w14:textId="37E9FB0E" w:rsidR="00344E19" w:rsidRDefault="00344E19" w:rsidP="00344E19">
      <w:pPr>
        <w:pStyle w:val="NormalWeb"/>
        <w:ind w:left="720"/>
      </w:pPr>
      <w:r>
        <w:t>“This app does not provide legal advice. It provides general information and document drafting assistance</w:t>
      </w:r>
      <w:r w:rsidR="001B2F33">
        <w:t xml:space="preserve"> and case </w:t>
      </w:r>
      <w:proofErr w:type="gramStart"/>
      <w:r w:rsidR="001B2F33">
        <w:t>management.”</w:t>
      </w:r>
      <w:proofErr w:type="gramEnd"/>
    </w:p>
    <w:p w14:paraId="68FB84A1" w14:textId="77777777" w:rsidR="00344E19" w:rsidRDefault="00344E19" w:rsidP="00344E19">
      <w:pPr>
        <w:pStyle w:val="Heading3"/>
      </w:pPr>
      <w:r>
        <w:t>Step 2: Jurisdiction Selection (Critical)</w:t>
      </w:r>
    </w:p>
    <w:p w14:paraId="141C002A" w14:textId="77777777" w:rsidR="00344E19" w:rsidRDefault="00344E19" w:rsidP="00344E19">
      <w:pPr>
        <w:pStyle w:val="NormalWeb"/>
      </w:pPr>
      <w:r>
        <w:t>User must select:</w:t>
      </w:r>
    </w:p>
    <w:p w14:paraId="113EFF69" w14:textId="77777777" w:rsidR="00344E19" w:rsidRDefault="00344E19" w:rsidP="00344E19">
      <w:pPr>
        <w:pStyle w:val="NormalWeb"/>
        <w:numPr>
          <w:ilvl w:val="0"/>
          <w:numId w:val="19"/>
        </w:numPr>
      </w:pPr>
      <w:r>
        <w:t>State</w:t>
      </w:r>
    </w:p>
    <w:p w14:paraId="38D922CE" w14:textId="77777777" w:rsidR="00344E19" w:rsidRDefault="00344E19" w:rsidP="00344E19">
      <w:pPr>
        <w:pStyle w:val="NormalWeb"/>
        <w:numPr>
          <w:ilvl w:val="0"/>
          <w:numId w:val="19"/>
        </w:numPr>
      </w:pPr>
      <w:r>
        <w:t>County</w:t>
      </w:r>
    </w:p>
    <w:p w14:paraId="7D19137F" w14:textId="71D56D90" w:rsidR="00344E19" w:rsidRDefault="00344E19" w:rsidP="00344E19">
      <w:pPr>
        <w:pStyle w:val="NormalWeb"/>
        <w:numPr>
          <w:ilvl w:val="0"/>
          <w:numId w:val="19"/>
        </w:numPr>
      </w:pPr>
      <w:r>
        <w:t>Court (auto-derived)</w:t>
      </w:r>
      <w:r w:rsidR="001B2F33">
        <w:t xml:space="preserve"> with address needed for forms.</w:t>
      </w:r>
    </w:p>
    <w:p w14:paraId="5D29F8E8" w14:textId="00F42586" w:rsidR="001B2F33" w:rsidRDefault="001B2F33" w:rsidP="00344E19">
      <w:pPr>
        <w:pStyle w:val="NormalWeb"/>
        <w:numPr>
          <w:ilvl w:val="0"/>
          <w:numId w:val="19"/>
        </w:numPr>
      </w:pPr>
      <w:r>
        <w:t>Add case number to forms if needed.</w:t>
      </w:r>
    </w:p>
    <w:p w14:paraId="460DE719" w14:textId="77777777" w:rsidR="00344E19" w:rsidRDefault="00344E19" w:rsidP="00344E19">
      <w:pPr>
        <w:pStyle w:val="NormalWeb"/>
      </w:pPr>
      <w:r>
        <w:t>System loads:</w:t>
      </w:r>
    </w:p>
    <w:p w14:paraId="1E677C95" w14:textId="77777777" w:rsidR="00344E19" w:rsidRDefault="00344E19" w:rsidP="00344E19">
      <w:pPr>
        <w:pStyle w:val="NormalWeb"/>
        <w:numPr>
          <w:ilvl w:val="0"/>
          <w:numId w:val="20"/>
        </w:numPr>
      </w:pPr>
      <w:r>
        <w:t>Small claims limit</w:t>
      </w:r>
    </w:p>
    <w:p w14:paraId="03231316" w14:textId="77777777" w:rsidR="00344E19" w:rsidRDefault="00344E19" w:rsidP="00344E19">
      <w:pPr>
        <w:pStyle w:val="NormalWeb"/>
        <w:numPr>
          <w:ilvl w:val="0"/>
          <w:numId w:val="20"/>
        </w:numPr>
      </w:pPr>
      <w:r>
        <w:t>Filing fees</w:t>
      </w:r>
    </w:p>
    <w:p w14:paraId="739FD3E2" w14:textId="77777777" w:rsidR="00344E19" w:rsidRDefault="00344E19" w:rsidP="00344E19">
      <w:pPr>
        <w:pStyle w:val="NormalWeb"/>
        <w:numPr>
          <w:ilvl w:val="0"/>
          <w:numId w:val="20"/>
        </w:numPr>
      </w:pPr>
      <w:r>
        <w:t>Venue rules</w:t>
      </w:r>
    </w:p>
    <w:p w14:paraId="55907B57" w14:textId="77777777" w:rsidR="00344E19" w:rsidRDefault="00344E19" w:rsidP="00344E19">
      <w:pPr>
        <w:pStyle w:val="NormalWeb"/>
        <w:numPr>
          <w:ilvl w:val="0"/>
          <w:numId w:val="20"/>
        </w:numPr>
      </w:pPr>
      <w:r>
        <w:t>Service rules</w:t>
      </w:r>
    </w:p>
    <w:p w14:paraId="22D89B4A" w14:textId="77777777" w:rsidR="00344E19" w:rsidRDefault="00344E19" w:rsidP="00344E19">
      <w:pPr>
        <w:pStyle w:val="NormalWeb"/>
        <w:numPr>
          <w:ilvl w:val="0"/>
          <w:numId w:val="20"/>
        </w:numPr>
      </w:pPr>
      <w:r>
        <w:t>Required forms</w:t>
      </w:r>
    </w:p>
    <w:p w14:paraId="6ACA21D3" w14:textId="77777777" w:rsidR="00344E19" w:rsidRDefault="00344E19" w:rsidP="00344E19">
      <w:pPr>
        <w:pStyle w:val="NormalWeb"/>
        <w:numPr>
          <w:ilvl w:val="0"/>
          <w:numId w:val="20"/>
        </w:numPr>
      </w:pPr>
      <w:r>
        <w:t>Deadlines</w:t>
      </w:r>
    </w:p>
    <w:p w14:paraId="6780817A" w14:textId="315047B1" w:rsidR="00344E19" w:rsidRDefault="00344E19" w:rsidP="00344E19">
      <w:pPr>
        <w:pStyle w:val="NormalWeb"/>
      </w:pPr>
      <w:r>
        <w:lastRenderedPageBreak/>
        <w:t>User cannot proceed without jurisdiction.</w:t>
      </w:r>
    </w:p>
    <w:p w14:paraId="47F41FD4" w14:textId="6FDB2C1D" w:rsidR="00344E19" w:rsidRDefault="00344E19" w:rsidP="00344E19"/>
    <w:p w14:paraId="7B75E12D" w14:textId="77777777" w:rsidR="00344E19" w:rsidRDefault="00344E19" w:rsidP="00344E19">
      <w:pPr>
        <w:pStyle w:val="Heading3"/>
      </w:pPr>
      <w:r>
        <w:t>Step 3: Case Type Selection</w:t>
      </w:r>
    </w:p>
    <w:p w14:paraId="744C8164" w14:textId="77777777" w:rsidR="00344E19" w:rsidRDefault="00344E19" w:rsidP="00344E19">
      <w:pPr>
        <w:pStyle w:val="NormalWeb"/>
      </w:pPr>
      <w:r>
        <w:t>User chooses:</w:t>
      </w:r>
    </w:p>
    <w:p w14:paraId="360CD7E2" w14:textId="77777777" w:rsidR="00344E19" w:rsidRDefault="00344E19" w:rsidP="00344E19">
      <w:pPr>
        <w:pStyle w:val="NormalWeb"/>
        <w:numPr>
          <w:ilvl w:val="0"/>
          <w:numId w:val="21"/>
        </w:numPr>
      </w:pPr>
      <w:r>
        <w:t>Plaintiff or Defendant</w:t>
      </w:r>
    </w:p>
    <w:p w14:paraId="25C2CB00" w14:textId="77777777" w:rsidR="00344E19" w:rsidRDefault="00344E19" w:rsidP="00344E19">
      <w:pPr>
        <w:pStyle w:val="NormalWeb"/>
        <w:numPr>
          <w:ilvl w:val="0"/>
          <w:numId w:val="21"/>
        </w:numPr>
      </w:pPr>
      <w:r>
        <w:t>Case category (examples):</w:t>
      </w:r>
    </w:p>
    <w:p w14:paraId="3CF286EF" w14:textId="77777777" w:rsidR="00344E19" w:rsidRDefault="00344E19" w:rsidP="00344E19">
      <w:pPr>
        <w:pStyle w:val="NormalWeb"/>
        <w:numPr>
          <w:ilvl w:val="1"/>
          <w:numId w:val="21"/>
        </w:numPr>
      </w:pPr>
      <w:r>
        <w:t>Money owed</w:t>
      </w:r>
    </w:p>
    <w:p w14:paraId="3F2F40B0" w14:textId="77777777" w:rsidR="00344E19" w:rsidRDefault="00344E19" w:rsidP="00344E19">
      <w:pPr>
        <w:pStyle w:val="NormalWeb"/>
        <w:numPr>
          <w:ilvl w:val="1"/>
          <w:numId w:val="21"/>
        </w:numPr>
      </w:pPr>
      <w:r>
        <w:t>Property damage</w:t>
      </w:r>
    </w:p>
    <w:p w14:paraId="12D16CD1" w14:textId="77777777" w:rsidR="00344E19" w:rsidRDefault="00344E19" w:rsidP="00344E19">
      <w:pPr>
        <w:pStyle w:val="NormalWeb"/>
        <w:numPr>
          <w:ilvl w:val="1"/>
          <w:numId w:val="21"/>
        </w:numPr>
      </w:pPr>
      <w:r>
        <w:t>Security deposit</w:t>
      </w:r>
    </w:p>
    <w:p w14:paraId="07484F58" w14:textId="36A3A5F5" w:rsidR="00344E19" w:rsidRDefault="00344E19" w:rsidP="00344E19">
      <w:pPr>
        <w:pStyle w:val="NormalWeb"/>
        <w:numPr>
          <w:ilvl w:val="1"/>
          <w:numId w:val="21"/>
        </w:numPr>
      </w:pPr>
      <w:r>
        <w:t>Contract dispute</w:t>
      </w:r>
      <w:r w:rsidR="001B2F33">
        <w:t xml:space="preserve"> is only handled if allowed in jurisdiction </w:t>
      </w:r>
    </w:p>
    <w:p w14:paraId="7C188608" w14:textId="77777777" w:rsidR="00344E19" w:rsidRDefault="00344E19" w:rsidP="00344E19">
      <w:pPr>
        <w:pStyle w:val="NormalWeb"/>
        <w:numPr>
          <w:ilvl w:val="1"/>
          <w:numId w:val="21"/>
        </w:numPr>
      </w:pPr>
      <w:r>
        <w:t>Services not rendered</w:t>
      </w:r>
    </w:p>
    <w:p w14:paraId="53DAE168" w14:textId="77777777" w:rsidR="00344E19" w:rsidRDefault="00344E19" w:rsidP="00344E19">
      <w:pPr>
        <w:pStyle w:val="NormalWeb"/>
        <w:numPr>
          <w:ilvl w:val="1"/>
          <w:numId w:val="21"/>
        </w:numPr>
      </w:pPr>
      <w:r>
        <w:t>Other</w:t>
      </w:r>
    </w:p>
    <w:p w14:paraId="0F064068" w14:textId="77777777" w:rsidR="00344E19" w:rsidRDefault="00344E19" w:rsidP="00344E19">
      <w:pPr>
        <w:pStyle w:val="NormalWeb"/>
      </w:pPr>
      <w:r>
        <w:t>This determines:</w:t>
      </w:r>
    </w:p>
    <w:p w14:paraId="7DE17F4A" w14:textId="77777777" w:rsidR="00344E19" w:rsidRDefault="00344E19" w:rsidP="00344E19">
      <w:pPr>
        <w:pStyle w:val="NormalWeb"/>
        <w:numPr>
          <w:ilvl w:val="0"/>
          <w:numId w:val="22"/>
        </w:numPr>
      </w:pPr>
      <w:r>
        <w:t>Question flow</w:t>
      </w:r>
    </w:p>
    <w:p w14:paraId="4EDD2BD9" w14:textId="77777777" w:rsidR="00344E19" w:rsidRDefault="00344E19" w:rsidP="00344E19">
      <w:pPr>
        <w:pStyle w:val="NormalWeb"/>
        <w:numPr>
          <w:ilvl w:val="0"/>
          <w:numId w:val="22"/>
        </w:numPr>
      </w:pPr>
      <w:r>
        <w:t>Document templates</w:t>
      </w:r>
    </w:p>
    <w:p w14:paraId="15E80850" w14:textId="77777777" w:rsidR="00344E19" w:rsidRDefault="00344E19" w:rsidP="00344E19">
      <w:pPr>
        <w:pStyle w:val="NormalWeb"/>
        <w:numPr>
          <w:ilvl w:val="0"/>
          <w:numId w:val="22"/>
        </w:numPr>
      </w:pPr>
      <w:r>
        <w:t>AI prompt behavior</w:t>
      </w:r>
    </w:p>
    <w:p w14:paraId="19A57166" w14:textId="77777777" w:rsidR="00344E19" w:rsidRDefault="00344E19" w:rsidP="00344E19">
      <w:pPr>
        <w:pStyle w:val="Heading3"/>
      </w:pPr>
      <w:r>
        <w:t>Step 4: Guided Intake (Wizard)</w:t>
      </w:r>
    </w:p>
    <w:p w14:paraId="7AFC0CC0" w14:textId="77777777" w:rsidR="00344E19" w:rsidRDefault="00344E19" w:rsidP="00344E19">
      <w:pPr>
        <w:pStyle w:val="NormalWeb"/>
      </w:pPr>
      <w:r>
        <w:t>Plain-English questions, one screen at a time.</w:t>
      </w:r>
    </w:p>
    <w:p w14:paraId="32821E05" w14:textId="77777777" w:rsidR="00344E19" w:rsidRDefault="00344E19" w:rsidP="00344E19">
      <w:pPr>
        <w:pStyle w:val="NormalWeb"/>
      </w:pPr>
      <w:r>
        <w:t>Examples:</w:t>
      </w:r>
    </w:p>
    <w:p w14:paraId="44C67637" w14:textId="77777777" w:rsidR="00344E19" w:rsidRDefault="00344E19" w:rsidP="00344E19">
      <w:pPr>
        <w:pStyle w:val="NormalWeb"/>
        <w:numPr>
          <w:ilvl w:val="0"/>
          <w:numId w:val="23"/>
        </w:numPr>
      </w:pPr>
      <w:r>
        <w:t>“Who are you suing?”</w:t>
      </w:r>
    </w:p>
    <w:p w14:paraId="0CB1F200" w14:textId="77777777" w:rsidR="00344E19" w:rsidRDefault="00344E19" w:rsidP="00344E19">
      <w:pPr>
        <w:pStyle w:val="NormalWeb"/>
        <w:numPr>
          <w:ilvl w:val="0"/>
          <w:numId w:val="23"/>
        </w:numPr>
      </w:pPr>
      <w:r>
        <w:t>“How much money are you asking for?”</w:t>
      </w:r>
    </w:p>
    <w:p w14:paraId="219DB18F" w14:textId="77777777" w:rsidR="00344E19" w:rsidRDefault="00344E19" w:rsidP="00344E19">
      <w:pPr>
        <w:pStyle w:val="NormalWeb"/>
        <w:numPr>
          <w:ilvl w:val="0"/>
          <w:numId w:val="23"/>
        </w:numPr>
      </w:pPr>
      <w:r>
        <w:t>“What happened? (Explain in your own words)”</w:t>
      </w:r>
    </w:p>
    <w:p w14:paraId="39B18055" w14:textId="77777777" w:rsidR="00344E19" w:rsidRDefault="00344E19" w:rsidP="00344E19">
      <w:pPr>
        <w:pStyle w:val="NormalWeb"/>
        <w:numPr>
          <w:ilvl w:val="0"/>
          <w:numId w:val="23"/>
        </w:numPr>
      </w:pPr>
      <w:r>
        <w:t>“Do you have documents or photos?”</w:t>
      </w:r>
    </w:p>
    <w:p w14:paraId="69951E5C" w14:textId="77777777" w:rsidR="00344E19" w:rsidRDefault="00344E19" w:rsidP="00344E19">
      <w:pPr>
        <w:pStyle w:val="NormalWeb"/>
      </w:pPr>
      <w:r>
        <w:t xml:space="preserve">Answers are stored as </w:t>
      </w:r>
      <w:r>
        <w:rPr>
          <w:rStyle w:val="Strong"/>
        </w:rPr>
        <w:t>structured data</w:t>
      </w:r>
      <w:r>
        <w:t>, not just text.</w:t>
      </w:r>
    </w:p>
    <w:p w14:paraId="48FF6C31" w14:textId="77777777" w:rsidR="00344E19" w:rsidRDefault="00344E19" w:rsidP="00344E19">
      <w:pPr>
        <w:pStyle w:val="Heading2"/>
      </w:pPr>
      <w:r>
        <w:t>6. AI Assistance (Core Feature)</w:t>
      </w:r>
    </w:p>
    <w:p w14:paraId="09E661E1" w14:textId="77777777" w:rsidR="00344E19" w:rsidRDefault="00344E19" w:rsidP="00344E19">
      <w:pPr>
        <w:pStyle w:val="Heading3"/>
      </w:pPr>
      <w:r>
        <w:t>AI Chat Box (Persistent)</w:t>
      </w:r>
    </w:p>
    <w:p w14:paraId="6645B28D" w14:textId="77777777" w:rsidR="00344E19" w:rsidRDefault="00344E19" w:rsidP="00344E19">
      <w:pPr>
        <w:pStyle w:val="NormalWeb"/>
        <w:numPr>
          <w:ilvl w:val="0"/>
          <w:numId w:val="24"/>
        </w:numPr>
      </w:pPr>
      <w:r>
        <w:t>Always visible</w:t>
      </w:r>
    </w:p>
    <w:p w14:paraId="1ADFC5CF" w14:textId="77777777" w:rsidR="00344E19" w:rsidRDefault="00344E19" w:rsidP="00344E19">
      <w:pPr>
        <w:pStyle w:val="NormalWeb"/>
        <w:numPr>
          <w:ilvl w:val="0"/>
          <w:numId w:val="24"/>
        </w:numPr>
      </w:pPr>
      <w:r>
        <w:t>Context-aware</w:t>
      </w:r>
    </w:p>
    <w:p w14:paraId="15B44FF9" w14:textId="77777777" w:rsidR="00344E19" w:rsidRDefault="00344E19" w:rsidP="00344E19">
      <w:pPr>
        <w:pStyle w:val="NormalWeb"/>
        <w:numPr>
          <w:ilvl w:val="0"/>
          <w:numId w:val="24"/>
        </w:numPr>
      </w:pPr>
      <w:r>
        <w:t>Knows:</w:t>
      </w:r>
    </w:p>
    <w:p w14:paraId="416CB8A8" w14:textId="77777777" w:rsidR="00344E19" w:rsidRDefault="00344E19" w:rsidP="00344E19">
      <w:pPr>
        <w:pStyle w:val="NormalWeb"/>
        <w:numPr>
          <w:ilvl w:val="1"/>
          <w:numId w:val="24"/>
        </w:numPr>
      </w:pPr>
      <w:r>
        <w:t>User role (P/D)</w:t>
      </w:r>
    </w:p>
    <w:p w14:paraId="02F4DD87" w14:textId="77777777" w:rsidR="00344E19" w:rsidRDefault="00344E19" w:rsidP="00344E19">
      <w:pPr>
        <w:pStyle w:val="NormalWeb"/>
        <w:numPr>
          <w:ilvl w:val="1"/>
          <w:numId w:val="24"/>
        </w:numPr>
      </w:pPr>
      <w:r>
        <w:t>State &amp; county</w:t>
      </w:r>
    </w:p>
    <w:p w14:paraId="06E32504" w14:textId="77777777" w:rsidR="00344E19" w:rsidRDefault="00344E19" w:rsidP="00344E19">
      <w:pPr>
        <w:pStyle w:val="NormalWeb"/>
        <w:numPr>
          <w:ilvl w:val="1"/>
          <w:numId w:val="24"/>
        </w:numPr>
      </w:pPr>
      <w:r>
        <w:t>Case type</w:t>
      </w:r>
    </w:p>
    <w:p w14:paraId="530FBAEF" w14:textId="77777777" w:rsidR="00344E19" w:rsidRDefault="00344E19" w:rsidP="00344E19">
      <w:pPr>
        <w:pStyle w:val="NormalWeb"/>
        <w:numPr>
          <w:ilvl w:val="1"/>
          <w:numId w:val="24"/>
        </w:numPr>
      </w:pPr>
      <w:r>
        <w:lastRenderedPageBreak/>
        <w:t>Uploaded documents</w:t>
      </w:r>
    </w:p>
    <w:p w14:paraId="1D83414D" w14:textId="77777777" w:rsidR="00344E19" w:rsidRDefault="00344E19" w:rsidP="00344E19">
      <w:pPr>
        <w:pStyle w:val="NormalWeb"/>
        <w:numPr>
          <w:ilvl w:val="1"/>
          <w:numId w:val="24"/>
        </w:numPr>
      </w:pPr>
      <w:r>
        <w:t>Answers given so far</w:t>
      </w:r>
    </w:p>
    <w:p w14:paraId="4F6CF366" w14:textId="77777777" w:rsidR="00344E19" w:rsidRDefault="00344E19" w:rsidP="00344E19">
      <w:pPr>
        <w:pStyle w:val="Heading3"/>
      </w:pPr>
      <w:r>
        <w:t>AI Can:</w:t>
      </w:r>
    </w:p>
    <w:p w14:paraId="21C27463" w14:textId="77777777" w:rsidR="00344E19" w:rsidRDefault="00344E19" w:rsidP="00344E19">
      <w:pPr>
        <w:pStyle w:val="NormalWeb"/>
        <w:numPr>
          <w:ilvl w:val="0"/>
          <w:numId w:val="25"/>
        </w:numPr>
      </w:pPr>
      <w:r>
        <w:t>Explain court procedures</w:t>
      </w:r>
    </w:p>
    <w:p w14:paraId="3BF7B5C2" w14:textId="77777777" w:rsidR="00344E19" w:rsidRDefault="00344E19" w:rsidP="00344E19">
      <w:pPr>
        <w:pStyle w:val="NormalWeb"/>
        <w:numPr>
          <w:ilvl w:val="0"/>
          <w:numId w:val="25"/>
        </w:numPr>
      </w:pPr>
      <w:r>
        <w:t>Clarify deadlines</w:t>
      </w:r>
    </w:p>
    <w:p w14:paraId="2904AB5F" w14:textId="77777777" w:rsidR="00344E19" w:rsidRDefault="00344E19" w:rsidP="00344E19">
      <w:pPr>
        <w:pStyle w:val="NormalWeb"/>
        <w:numPr>
          <w:ilvl w:val="0"/>
          <w:numId w:val="25"/>
        </w:numPr>
      </w:pPr>
      <w:r>
        <w:t>Rephrase user statements</w:t>
      </w:r>
    </w:p>
    <w:p w14:paraId="332F1176" w14:textId="77777777" w:rsidR="00344E19" w:rsidRDefault="00344E19" w:rsidP="00344E19">
      <w:pPr>
        <w:pStyle w:val="NormalWeb"/>
        <w:numPr>
          <w:ilvl w:val="0"/>
          <w:numId w:val="25"/>
        </w:numPr>
      </w:pPr>
      <w:r>
        <w:t>Draft documents</w:t>
      </w:r>
    </w:p>
    <w:p w14:paraId="2FBDAD51" w14:textId="77777777" w:rsidR="00344E19" w:rsidRDefault="00344E19" w:rsidP="00344E19">
      <w:pPr>
        <w:pStyle w:val="NormalWeb"/>
        <w:numPr>
          <w:ilvl w:val="0"/>
          <w:numId w:val="25"/>
        </w:numPr>
      </w:pPr>
      <w:r>
        <w:t>Summarize uploaded evidence</w:t>
      </w:r>
    </w:p>
    <w:p w14:paraId="1AAEC0EA" w14:textId="77777777" w:rsidR="00344E19" w:rsidRDefault="00344E19" w:rsidP="00344E19">
      <w:pPr>
        <w:pStyle w:val="NormalWeb"/>
        <w:numPr>
          <w:ilvl w:val="0"/>
          <w:numId w:val="25"/>
        </w:numPr>
      </w:pPr>
      <w:r>
        <w:t>Prepare hearing outlines</w:t>
      </w:r>
    </w:p>
    <w:p w14:paraId="3D2B853C" w14:textId="77777777" w:rsidR="00344E19" w:rsidRDefault="00344E19" w:rsidP="00344E19">
      <w:pPr>
        <w:pStyle w:val="NormalWeb"/>
        <w:numPr>
          <w:ilvl w:val="0"/>
          <w:numId w:val="25"/>
        </w:numPr>
      </w:pPr>
      <w:r>
        <w:t>Suggest missing information</w:t>
      </w:r>
    </w:p>
    <w:p w14:paraId="34F89600" w14:textId="60689C0B" w:rsidR="001B2F33" w:rsidRDefault="001B2F33" w:rsidP="00344E19">
      <w:pPr>
        <w:pStyle w:val="NormalWeb"/>
        <w:numPr>
          <w:ilvl w:val="0"/>
          <w:numId w:val="25"/>
        </w:numPr>
      </w:pPr>
      <w:r>
        <w:t>Quote statues, law and cases</w:t>
      </w:r>
    </w:p>
    <w:p w14:paraId="4150D778" w14:textId="77777777" w:rsidR="00A96E02" w:rsidRDefault="00A96E02" w:rsidP="00A96E02">
      <w:pPr>
        <w:pStyle w:val="NormalWeb"/>
        <w:numPr>
          <w:ilvl w:val="0"/>
          <w:numId w:val="25"/>
        </w:numPr>
      </w:pPr>
      <w:r>
        <w:t>Tell users what decision to make</w:t>
      </w:r>
    </w:p>
    <w:p w14:paraId="5566EBA3" w14:textId="77777777" w:rsidR="00A96E02" w:rsidRDefault="00A96E02" w:rsidP="00A96E02">
      <w:pPr>
        <w:pStyle w:val="NormalWeb"/>
        <w:numPr>
          <w:ilvl w:val="0"/>
          <w:numId w:val="25"/>
        </w:numPr>
      </w:pPr>
      <w:r>
        <w:t>Recommend specific legal strategies</w:t>
      </w:r>
    </w:p>
    <w:p w14:paraId="550110CF" w14:textId="77777777" w:rsidR="00344E19" w:rsidRDefault="00344E19" w:rsidP="00344E19">
      <w:pPr>
        <w:pStyle w:val="Heading2"/>
      </w:pPr>
      <w:r>
        <w:t>7. Document Upload &amp; Management</w:t>
      </w:r>
    </w:p>
    <w:p w14:paraId="24EEB08A" w14:textId="77777777" w:rsidR="00344E19" w:rsidRDefault="00344E19" w:rsidP="00344E19">
      <w:pPr>
        <w:pStyle w:val="Heading3"/>
      </w:pPr>
      <w:r>
        <w:t>Upload</w:t>
      </w:r>
    </w:p>
    <w:p w14:paraId="73F761B7" w14:textId="77777777" w:rsidR="00344E19" w:rsidRDefault="00344E19" w:rsidP="00344E19">
      <w:pPr>
        <w:pStyle w:val="NormalWeb"/>
        <w:numPr>
          <w:ilvl w:val="0"/>
          <w:numId w:val="27"/>
        </w:numPr>
      </w:pPr>
      <w:r>
        <w:t>PDF, DOCX, JPG, PNG</w:t>
      </w:r>
    </w:p>
    <w:p w14:paraId="746CA389" w14:textId="545AE395" w:rsidR="00344E19" w:rsidRDefault="00344E19" w:rsidP="00344E19">
      <w:pPr>
        <w:pStyle w:val="NormalWeb"/>
        <w:numPr>
          <w:ilvl w:val="0"/>
          <w:numId w:val="27"/>
        </w:numPr>
      </w:pPr>
      <w:r>
        <w:t>Evidence, contracts, receipts, messages</w:t>
      </w:r>
      <w:r w:rsidR="00A96E02">
        <w:t>. Legal forms, emails</w:t>
      </w:r>
    </w:p>
    <w:p w14:paraId="06CABAEE" w14:textId="77777777" w:rsidR="00344E19" w:rsidRDefault="00344E19" w:rsidP="00344E19">
      <w:pPr>
        <w:pStyle w:val="Heading3"/>
      </w:pPr>
      <w:r>
        <w:t>Processing</w:t>
      </w:r>
    </w:p>
    <w:p w14:paraId="2A71EF30" w14:textId="77777777" w:rsidR="00344E19" w:rsidRDefault="00344E19" w:rsidP="00344E19">
      <w:pPr>
        <w:pStyle w:val="NormalWeb"/>
        <w:numPr>
          <w:ilvl w:val="0"/>
          <w:numId w:val="28"/>
        </w:numPr>
      </w:pPr>
      <w:r>
        <w:t>Store raw file securely</w:t>
      </w:r>
    </w:p>
    <w:p w14:paraId="6FF1DD26" w14:textId="77777777" w:rsidR="00344E19" w:rsidRDefault="00344E19" w:rsidP="00344E19">
      <w:pPr>
        <w:pStyle w:val="NormalWeb"/>
        <w:numPr>
          <w:ilvl w:val="0"/>
          <w:numId w:val="28"/>
        </w:numPr>
      </w:pPr>
      <w:r>
        <w:t>Extract text</w:t>
      </w:r>
    </w:p>
    <w:p w14:paraId="2CBDFD68" w14:textId="77777777" w:rsidR="00344E19" w:rsidRDefault="00344E19" w:rsidP="00344E19">
      <w:pPr>
        <w:pStyle w:val="NormalWeb"/>
        <w:numPr>
          <w:ilvl w:val="0"/>
          <w:numId w:val="28"/>
        </w:numPr>
      </w:pPr>
      <w:r>
        <w:t>Chunk &amp; embed</w:t>
      </w:r>
    </w:p>
    <w:p w14:paraId="0FAF4957" w14:textId="77777777" w:rsidR="00344E19" w:rsidRDefault="00344E19" w:rsidP="00344E19">
      <w:pPr>
        <w:pStyle w:val="NormalWeb"/>
        <w:numPr>
          <w:ilvl w:val="0"/>
          <w:numId w:val="28"/>
        </w:numPr>
      </w:pPr>
      <w:r>
        <w:t>Tag to case</w:t>
      </w:r>
    </w:p>
    <w:p w14:paraId="529D37D1" w14:textId="77777777" w:rsidR="00344E19" w:rsidRDefault="00344E19" w:rsidP="00344E19">
      <w:pPr>
        <w:pStyle w:val="NormalWeb"/>
        <w:numPr>
          <w:ilvl w:val="0"/>
          <w:numId w:val="28"/>
        </w:numPr>
      </w:pPr>
      <w:r>
        <w:t>Track source (file + page)</w:t>
      </w:r>
    </w:p>
    <w:p w14:paraId="74732304" w14:textId="77777777" w:rsidR="00344E19" w:rsidRDefault="00344E19" w:rsidP="00344E19">
      <w:pPr>
        <w:pStyle w:val="Heading3"/>
      </w:pPr>
      <w:r>
        <w:t>Document Library</w:t>
      </w:r>
    </w:p>
    <w:p w14:paraId="00134558" w14:textId="77777777" w:rsidR="00344E19" w:rsidRDefault="00344E19" w:rsidP="00344E19">
      <w:pPr>
        <w:pStyle w:val="NormalWeb"/>
        <w:numPr>
          <w:ilvl w:val="0"/>
          <w:numId w:val="29"/>
        </w:numPr>
      </w:pPr>
      <w:r>
        <w:t>Per case</w:t>
      </w:r>
    </w:p>
    <w:p w14:paraId="7E58023A" w14:textId="77777777" w:rsidR="00344E19" w:rsidRDefault="00344E19" w:rsidP="00344E19">
      <w:pPr>
        <w:pStyle w:val="NormalWeb"/>
        <w:numPr>
          <w:ilvl w:val="0"/>
          <w:numId w:val="29"/>
        </w:numPr>
      </w:pPr>
      <w:r>
        <w:t>Rename, delete, download</w:t>
      </w:r>
    </w:p>
    <w:p w14:paraId="115A734B" w14:textId="77777777" w:rsidR="00344E19" w:rsidRDefault="00344E19" w:rsidP="00344E19">
      <w:pPr>
        <w:pStyle w:val="NormalWeb"/>
        <w:numPr>
          <w:ilvl w:val="0"/>
          <w:numId w:val="29"/>
        </w:numPr>
      </w:pPr>
      <w:r>
        <w:t>Preview extracted text</w:t>
      </w:r>
    </w:p>
    <w:p w14:paraId="5605CE0D" w14:textId="77777777" w:rsidR="00344E19" w:rsidRDefault="00344E19" w:rsidP="00344E19">
      <w:pPr>
        <w:pStyle w:val="NormalWeb"/>
        <w:numPr>
          <w:ilvl w:val="0"/>
          <w:numId w:val="29"/>
        </w:numPr>
      </w:pPr>
      <w:r>
        <w:t>Used for AI retrieval</w:t>
      </w:r>
    </w:p>
    <w:p w14:paraId="26F3A58C" w14:textId="77777777" w:rsidR="00344E19" w:rsidRDefault="00344E19" w:rsidP="00344E19">
      <w:pPr>
        <w:pStyle w:val="Heading2"/>
      </w:pPr>
      <w:r>
        <w:t>8. AI + Documents (RAG)</w:t>
      </w:r>
    </w:p>
    <w:p w14:paraId="6C22B6A3" w14:textId="77777777" w:rsidR="00344E19" w:rsidRDefault="00344E19" w:rsidP="00344E19">
      <w:pPr>
        <w:pStyle w:val="NormalWeb"/>
      </w:pPr>
      <w:r>
        <w:t>When user asks a question:</w:t>
      </w:r>
    </w:p>
    <w:p w14:paraId="0AC56FB2" w14:textId="77777777" w:rsidR="00344E19" w:rsidRDefault="00344E19" w:rsidP="00344E19">
      <w:pPr>
        <w:pStyle w:val="NormalWeb"/>
        <w:numPr>
          <w:ilvl w:val="0"/>
          <w:numId w:val="30"/>
        </w:numPr>
      </w:pPr>
      <w:r>
        <w:t>Embed question</w:t>
      </w:r>
    </w:p>
    <w:p w14:paraId="535AC978" w14:textId="77777777" w:rsidR="00344E19" w:rsidRDefault="00344E19" w:rsidP="00344E19">
      <w:pPr>
        <w:pStyle w:val="NormalWeb"/>
        <w:numPr>
          <w:ilvl w:val="0"/>
          <w:numId w:val="30"/>
        </w:numPr>
      </w:pPr>
      <w:r>
        <w:t>Retrieve relevant document chunks (user-only)</w:t>
      </w:r>
    </w:p>
    <w:p w14:paraId="5CEFD736" w14:textId="77777777" w:rsidR="00344E19" w:rsidRDefault="00344E19" w:rsidP="00344E19">
      <w:pPr>
        <w:pStyle w:val="NormalWeb"/>
        <w:numPr>
          <w:ilvl w:val="0"/>
          <w:numId w:val="30"/>
        </w:numPr>
      </w:pPr>
      <w:r>
        <w:t>Provide answer with:</w:t>
      </w:r>
    </w:p>
    <w:p w14:paraId="78200B8E" w14:textId="77777777" w:rsidR="00344E19" w:rsidRDefault="00344E19" w:rsidP="00344E19">
      <w:pPr>
        <w:pStyle w:val="NormalWeb"/>
        <w:numPr>
          <w:ilvl w:val="1"/>
          <w:numId w:val="30"/>
        </w:numPr>
      </w:pPr>
      <w:r>
        <w:lastRenderedPageBreak/>
        <w:t>References (file name + page)</w:t>
      </w:r>
    </w:p>
    <w:p w14:paraId="006837BB" w14:textId="77777777" w:rsidR="00344E19" w:rsidRDefault="00344E19" w:rsidP="00344E19">
      <w:pPr>
        <w:pStyle w:val="NormalWeb"/>
        <w:numPr>
          <w:ilvl w:val="1"/>
          <w:numId w:val="30"/>
        </w:numPr>
      </w:pPr>
      <w:r>
        <w:t>Clear explanation</w:t>
      </w:r>
    </w:p>
    <w:p w14:paraId="392EBF33" w14:textId="77777777" w:rsidR="00344E19" w:rsidRDefault="00344E19" w:rsidP="00344E19">
      <w:pPr>
        <w:pStyle w:val="NormalWeb"/>
        <w:numPr>
          <w:ilvl w:val="1"/>
          <w:numId w:val="30"/>
        </w:numPr>
      </w:pPr>
      <w:r>
        <w:t>Disclaimer footer</w:t>
      </w:r>
    </w:p>
    <w:p w14:paraId="5169DF32" w14:textId="77777777" w:rsidR="00344E19" w:rsidRDefault="00344E19" w:rsidP="00344E19">
      <w:pPr>
        <w:pStyle w:val="NormalWeb"/>
      </w:pPr>
      <w:r>
        <w:t>Example response footer:</w:t>
      </w:r>
    </w:p>
    <w:p w14:paraId="65A456F4" w14:textId="77777777" w:rsidR="00344E19" w:rsidRDefault="00344E19" w:rsidP="00344E19">
      <w:pPr>
        <w:pStyle w:val="NormalWeb"/>
      </w:pPr>
      <w:r>
        <w:t>“Based on the documents you uploaded. This is general information, not legal advice.”</w:t>
      </w:r>
    </w:p>
    <w:p w14:paraId="22F46791" w14:textId="77777777" w:rsidR="00344E19" w:rsidRDefault="00344E19" w:rsidP="00344E19">
      <w:pPr>
        <w:pStyle w:val="Heading2"/>
      </w:pPr>
      <w:r>
        <w:t>9. Document Generation</w:t>
      </w:r>
    </w:p>
    <w:p w14:paraId="1535DFC0" w14:textId="77777777" w:rsidR="00344E19" w:rsidRDefault="00344E19" w:rsidP="00344E19">
      <w:pPr>
        <w:pStyle w:val="Heading3"/>
      </w:pPr>
      <w:r>
        <w:t>Generated Documents (Examples)</w:t>
      </w:r>
    </w:p>
    <w:p w14:paraId="4ED57375" w14:textId="77777777" w:rsidR="00344E19" w:rsidRDefault="00344E19" w:rsidP="00344E19">
      <w:pPr>
        <w:pStyle w:val="NormalWeb"/>
        <w:numPr>
          <w:ilvl w:val="0"/>
          <w:numId w:val="31"/>
        </w:numPr>
      </w:pPr>
      <w:r>
        <w:t>Statement of Claim / Complaint</w:t>
      </w:r>
    </w:p>
    <w:p w14:paraId="6DBB3DDF" w14:textId="77777777" w:rsidR="00344E19" w:rsidRDefault="00344E19" w:rsidP="00344E19">
      <w:pPr>
        <w:pStyle w:val="NormalWeb"/>
        <w:numPr>
          <w:ilvl w:val="0"/>
          <w:numId w:val="31"/>
        </w:numPr>
      </w:pPr>
      <w:r>
        <w:t>Answer / Response</w:t>
      </w:r>
    </w:p>
    <w:p w14:paraId="43418335" w14:textId="77777777" w:rsidR="00344E19" w:rsidRDefault="00344E19" w:rsidP="00344E19">
      <w:pPr>
        <w:pStyle w:val="NormalWeb"/>
        <w:numPr>
          <w:ilvl w:val="0"/>
          <w:numId w:val="31"/>
        </w:numPr>
      </w:pPr>
      <w:r>
        <w:t>Evidence Index</w:t>
      </w:r>
    </w:p>
    <w:p w14:paraId="43535102" w14:textId="77777777" w:rsidR="00344E19" w:rsidRDefault="00344E19" w:rsidP="00344E19">
      <w:pPr>
        <w:pStyle w:val="NormalWeb"/>
        <w:numPr>
          <w:ilvl w:val="0"/>
          <w:numId w:val="31"/>
        </w:numPr>
      </w:pPr>
      <w:r>
        <w:t>Hearing Outline</w:t>
      </w:r>
    </w:p>
    <w:p w14:paraId="6E57A1E0" w14:textId="77777777" w:rsidR="00344E19" w:rsidRDefault="00344E19" w:rsidP="00344E19">
      <w:pPr>
        <w:pStyle w:val="NormalWeb"/>
        <w:numPr>
          <w:ilvl w:val="0"/>
          <w:numId w:val="31"/>
        </w:numPr>
      </w:pPr>
      <w:r>
        <w:t>Timeline of Events</w:t>
      </w:r>
    </w:p>
    <w:p w14:paraId="32E9FAA6" w14:textId="37DD99C8" w:rsidR="00344E19" w:rsidRDefault="00344E19" w:rsidP="00344E19">
      <w:pPr>
        <w:pStyle w:val="NormalWeb"/>
        <w:numPr>
          <w:ilvl w:val="0"/>
          <w:numId w:val="31"/>
        </w:numPr>
      </w:pPr>
      <w:r>
        <w:t>Settlement Letter</w:t>
      </w:r>
      <w:r w:rsidR="00A96E02">
        <w:t>s</w:t>
      </w:r>
    </w:p>
    <w:p w14:paraId="554177E9" w14:textId="77777777" w:rsidR="00344E19" w:rsidRDefault="00344E19" w:rsidP="00344E19">
      <w:pPr>
        <w:pStyle w:val="Heading3"/>
      </w:pPr>
      <w:r>
        <w:t>Document Engine</w:t>
      </w:r>
    </w:p>
    <w:p w14:paraId="4BA21C08" w14:textId="77777777" w:rsidR="00344E19" w:rsidRDefault="00344E19" w:rsidP="00344E19">
      <w:pPr>
        <w:pStyle w:val="NormalWeb"/>
        <w:numPr>
          <w:ilvl w:val="0"/>
          <w:numId w:val="32"/>
        </w:numPr>
      </w:pPr>
      <w:r>
        <w:t>Jurisdiction-specific templates</w:t>
      </w:r>
    </w:p>
    <w:p w14:paraId="251A3873" w14:textId="77777777" w:rsidR="00344E19" w:rsidRDefault="00344E19" w:rsidP="00344E19">
      <w:pPr>
        <w:pStyle w:val="NormalWeb"/>
        <w:numPr>
          <w:ilvl w:val="0"/>
          <w:numId w:val="32"/>
        </w:numPr>
      </w:pPr>
      <w:r>
        <w:t>Variables filled from intake</w:t>
      </w:r>
    </w:p>
    <w:p w14:paraId="79F44993" w14:textId="77777777" w:rsidR="00344E19" w:rsidRDefault="00344E19" w:rsidP="00344E19">
      <w:pPr>
        <w:pStyle w:val="NormalWeb"/>
        <w:numPr>
          <w:ilvl w:val="0"/>
          <w:numId w:val="32"/>
        </w:numPr>
      </w:pPr>
      <w:r>
        <w:t>AI-assisted language cleanup</w:t>
      </w:r>
    </w:p>
    <w:p w14:paraId="2BB77647" w14:textId="77777777" w:rsidR="00344E19" w:rsidRDefault="00344E19" w:rsidP="00344E19">
      <w:pPr>
        <w:pStyle w:val="NormalWeb"/>
        <w:numPr>
          <w:ilvl w:val="0"/>
          <w:numId w:val="32"/>
        </w:numPr>
      </w:pPr>
      <w:r>
        <w:t>Final output:</w:t>
      </w:r>
    </w:p>
    <w:p w14:paraId="38414E98" w14:textId="77777777" w:rsidR="00344E19" w:rsidRDefault="00344E19" w:rsidP="00344E19">
      <w:pPr>
        <w:pStyle w:val="NormalWeb"/>
        <w:numPr>
          <w:ilvl w:val="1"/>
          <w:numId w:val="32"/>
        </w:numPr>
      </w:pPr>
      <w:r>
        <w:t>PDF</w:t>
      </w:r>
    </w:p>
    <w:p w14:paraId="3C70FE07" w14:textId="77777777" w:rsidR="00344E19" w:rsidRDefault="00344E19" w:rsidP="00344E19">
      <w:pPr>
        <w:pStyle w:val="NormalWeb"/>
        <w:numPr>
          <w:ilvl w:val="1"/>
          <w:numId w:val="32"/>
        </w:numPr>
      </w:pPr>
      <w:r>
        <w:t>DOCX</w:t>
      </w:r>
    </w:p>
    <w:p w14:paraId="55CE2018" w14:textId="77777777" w:rsidR="00344E19" w:rsidRDefault="00344E19" w:rsidP="00344E19">
      <w:pPr>
        <w:pStyle w:val="NormalWeb"/>
        <w:numPr>
          <w:ilvl w:val="1"/>
          <w:numId w:val="32"/>
        </w:numPr>
      </w:pPr>
      <w:r>
        <w:t>Copyable text</w:t>
      </w:r>
    </w:p>
    <w:p w14:paraId="5FB2127B" w14:textId="77777777" w:rsidR="00344E19" w:rsidRDefault="00344E19" w:rsidP="00344E19">
      <w:pPr>
        <w:pStyle w:val="NormalWeb"/>
      </w:pPr>
      <w:r>
        <w:t>Users can edit before download.</w:t>
      </w:r>
    </w:p>
    <w:p w14:paraId="25C34843" w14:textId="77777777" w:rsidR="00344E19" w:rsidRDefault="00344E19" w:rsidP="00344E19">
      <w:pPr>
        <w:pStyle w:val="Heading2"/>
      </w:pPr>
      <w:r>
        <w:t>10. Case Dashboard</w:t>
      </w:r>
    </w:p>
    <w:p w14:paraId="4FB80031" w14:textId="77777777" w:rsidR="00344E19" w:rsidRDefault="00344E19" w:rsidP="00344E19">
      <w:pPr>
        <w:pStyle w:val="NormalWeb"/>
      </w:pPr>
      <w:r>
        <w:t>Each case shows:</w:t>
      </w:r>
    </w:p>
    <w:p w14:paraId="60EC2713" w14:textId="77777777" w:rsidR="00344E19" w:rsidRDefault="00344E19" w:rsidP="00344E19">
      <w:pPr>
        <w:pStyle w:val="NormalWeb"/>
        <w:numPr>
          <w:ilvl w:val="0"/>
          <w:numId w:val="33"/>
        </w:numPr>
      </w:pPr>
      <w:r>
        <w:t xml:space="preserve">Status (draft / ready to </w:t>
      </w:r>
      <w:proofErr w:type="gramStart"/>
      <w:r>
        <w:t>file / filed</w:t>
      </w:r>
      <w:proofErr w:type="gramEnd"/>
      <w:r>
        <w:t>)</w:t>
      </w:r>
    </w:p>
    <w:p w14:paraId="5EA3E47C" w14:textId="77777777" w:rsidR="00344E19" w:rsidRDefault="00344E19" w:rsidP="00344E19">
      <w:pPr>
        <w:pStyle w:val="NormalWeb"/>
        <w:numPr>
          <w:ilvl w:val="0"/>
          <w:numId w:val="33"/>
        </w:numPr>
      </w:pPr>
      <w:r>
        <w:t>Checklist</w:t>
      </w:r>
    </w:p>
    <w:p w14:paraId="5081480E" w14:textId="77777777" w:rsidR="00344E19" w:rsidRDefault="00344E19" w:rsidP="00344E19">
      <w:pPr>
        <w:pStyle w:val="NormalWeb"/>
        <w:numPr>
          <w:ilvl w:val="0"/>
          <w:numId w:val="33"/>
        </w:numPr>
      </w:pPr>
      <w:r>
        <w:t>Deadlines</w:t>
      </w:r>
    </w:p>
    <w:p w14:paraId="0AB62737" w14:textId="77777777" w:rsidR="00344E19" w:rsidRDefault="00344E19" w:rsidP="00344E19">
      <w:pPr>
        <w:pStyle w:val="NormalWeb"/>
        <w:numPr>
          <w:ilvl w:val="0"/>
          <w:numId w:val="33"/>
        </w:numPr>
      </w:pPr>
      <w:r>
        <w:t>Uploaded documents</w:t>
      </w:r>
    </w:p>
    <w:p w14:paraId="090B3290" w14:textId="77777777" w:rsidR="00344E19" w:rsidRDefault="00344E19" w:rsidP="00344E19">
      <w:pPr>
        <w:pStyle w:val="NormalWeb"/>
        <w:numPr>
          <w:ilvl w:val="0"/>
          <w:numId w:val="33"/>
        </w:numPr>
      </w:pPr>
      <w:r>
        <w:t>Generated documents</w:t>
      </w:r>
    </w:p>
    <w:p w14:paraId="0D9F8007" w14:textId="77777777" w:rsidR="00344E19" w:rsidRDefault="00344E19" w:rsidP="00344E19">
      <w:pPr>
        <w:pStyle w:val="NormalWeb"/>
        <w:numPr>
          <w:ilvl w:val="0"/>
          <w:numId w:val="33"/>
        </w:numPr>
      </w:pPr>
      <w:r>
        <w:t>Notes</w:t>
      </w:r>
    </w:p>
    <w:p w14:paraId="6EFF9DB3" w14:textId="77777777" w:rsidR="00344E19" w:rsidRDefault="00344E19" w:rsidP="00344E19">
      <w:pPr>
        <w:pStyle w:val="Heading2"/>
      </w:pPr>
      <w:r>
        <w:t xml:space="preserve">11. Filing Guidance (Not Filing </w:t>
      </w:r>
      <w:proofErr w:type="gramStart"/>
      <w:r>
        <w:t>For</w:t>
      </w:r>
      <w:proofErr w:type="gramEnd"/>
      <w:r>
        <w:t xml:space="preserve"> Them)</w:t>
      </w:r>
    </w:p>
    <w:p w14:paraId="5F51CB12" w14:textId="77777777" w:rsidR="00344E19" w:rsidRDefault="00344E19" w:rsidP="00344E19">
      <w:pPr>
        <w:pStyle w:val="NormalWeb"/>
      </w:pPr>
      <w:r>
        <w:t>The app:</w:t>
      </w:r>
    </w:p>
    <w:p w14:paraId="5FE852DF" w14:textId="77777777" w:rsidR="00344E19" w:rsidRDefault="00344E19" w:rsidP="00344E19">
      <w:pPr>
        <w:pStyle w:val="NormalWeb"/>
        <w:numPr>
          <w:ilvl w:val="0"/>
          <w:numId w:val="34"/>
        </w:numPr>
      </w:pPr>
      <w:proofErr w:type="gramStart"/>
      <w:r>
        <w:lastRenderedPageBreak/>
        <w:t>Explains</w:t>
      </w:r>
      <w:proofErr w:type="gramEnd"/>
      <w:r>
        <w:t xml:space="preserve"> </w:t>
      </w:r>
      <w:r>
        <w:rPr>
          <w:rStyle w:val="Strong"/>
        </w:rPr>
        <w:t>how</w:t>
      </w:r>
      <w:r>
        <w:t xml:space="preserve"> and </w:t>
      </w:r>
      <w:r>
        <w:rPr>
          <w:rStyle w:val="Strong"/>
        </w:rPr>
        <w:t>where</w:t>
      </w:r>
      <w:r>
        <w:t xml:space="preserve"> to file</w:t>
      </w:r>
    </w:p>
    <w:p w14:paraId="6EC00CFA" w14:textId="77777777" w:rsidR="00344E19" w:rsidRDefault="00344E19" w:rsidP="00344E19">
      <w:pPr>
        <w:pStyle w:val="NormalWeb"/>
        <w:numPr>
          <w:ilvl w:val="0"/>
          <w:numId w:val="34"/>
        </w:numPr>
      </w:pPr>
      <w:r>
        <w:t>Provides links to court sites</w:t>
      </w:r>
    </w:p>
    <w:p w14:paraId="58BEB619" w14:textId="77777777" w:rsidR="00344E19" w:rsidRDefault="00344E19" w:rsidP="00344E19">
      <w:pPr>
        <w:pStyle w:val="NormalWeb"/>
        <w:numPr>
          <w:ilvl w:val="0"/>
          <w:numId w:val="34"/>
        </w:numPr>
      </w:pPr>
      <w:r>
        <w:t>Explains service of process</w:t>
      </w:r>
    </w:p>
    <w:p w14:paraId="417E1B25" w14:textId="1EC6E738" w:rsidR="00A96E02" w:rsidRDefault="00A96E02" w:rsidP="00344E19">
      <w:pPr>
        <w:pStyle w:val="NormalWeb"/>
        <w:numPr>
          <w:ilvl w:val="0"/>
          <w:numId w:val="34"/>
        </w:numPr>
      </w:pPr>
      <w:r>
        <w:t xml:space="preserve">Links to local process servers and links to </w:t>
      </w:r>
      <w:proofErr w:type="spellStart"/>
      <w:r>
        <w:t>efile</w:t>
      </w:r>
      <w:proofErr w:type="spellEnd"/>
      <w:r>
        <w:t xml:space="preserve"> systems for the court and jurisdiction</w:t>
      </w:r>
    </w:p>
    <w:p w14:paraId="275CD0D9" w14:textId="77777777" w:rsidR="00344E19" w:rsidRDefault="00344E19" w:rsidP="00344E19">
      <w:pPr>
        <w:pStyle w:val="NormalWeb"/>
        <w:numPr>
          <w:ilvl w:val="0"/>
          <w:numId w:val="34"/>
        </w:numPr>
      </w:pPr>
      <w:r>
        <w:t>Explains fees</w:t>
      </w:r>
    </w:p>
    <w:p w14:paraId="2EC4E0A9" w14:textId="77777777" w:rsidR="00344E19" w:rsidRDefault="00344E19" w:rsidP="00344E19">
      <w:pPr>
        <w:pStyle w:val="NormalWeb"/>
      </w:pPr>
      <w:r>
        <w:t xml:space="preserve">The app does </w:t>
      </w:r>
      <w:r>
        <w:rPr>
          <w:rStyle w:val="Strong"/>
        </w:rPr>
        <w:t>not</w:t>
      </w:r>
      <w:r>
        <w:t xml:space="preserve"> file on user’s behalf (v1).</w:t>
      </w:r>
    </w:p>
    <w:p w14:paraId="538D945E" w14:textId="77777777" w:rsidR="00344E19" w:rsidRDefault="00344E19" w:rsidP="00344E19">
      <w:pPr>
        <w:pStyle w:val="Heading2"/>
      </w:pPr>
      <w:r>
        <w:t>12. Hearing Preparation Module</w:t>
      </w:r>
    </w:p>
    <w:p w14:paraId="7981AF0A" w14:textId="77777777" w:rsidR="00344E19" w:rsidRDefault="00344E19" w:rsidP="00344E19">
      <w:pPr>
        <w:pStyle w:val="NormalWeb"/>
        <w:numPr>
          <w:ilvl w:val="0"/>
          <w:numId w:val="35"/>
        </w:numPr>
      </w:pPr>
      <w:r>
        <w:t>“What happens at the hearing?”</w:t>
      </w:r>
    </w:p>
    <w:p w14:paraId="7F250B1D" w14:textId="77777777" w:rsidR="00344E19" w:rsidRDefault="00344E19" w:rsidP="00344E19">
      <w:pPr>
        <w:pStyle w:val="NormalWeb"/>
        <w:numPr>
          <w:ilvl w:val="0"/>
          <w:numId w:val="35"/>
        </w:numPr>
      </w:pPr>
      <w:r>
        <w:t>What to bring</w:t>
      </w:r>
    </w:p>
    <w:p w14:paraId="4B285ABC" w14:textId="77777777" w:rsidR="00344E19" w:rsidRDefault="00344E19" w:rsidP="00344E19">
      <w:pPr>
        <w:pStyle w:val="NormalWeb"/>
        <w:numPr>
          <w:ilvl w:val="0"/>
          <w:numId w:val="35"/>
        </w:numPr>
      </w:pPr>
      <w:r>
        <w:t>How to speak to the judge</w:t>
      </w:r>
    </w:p>
    <w:p w14:paraId="662DBA3B" w14:textId="77777777" w:rsidR="00344E19" w:rsidRDefault="00344E19" w:rsidP="00344E19">
      <w:pPr>
        <w:pStyle w:val="NormalWeb"/>
        <w:numPr>
          <w:ilvl w:val="0"/>
          <w:numId w:val="35"/>
        </w:numPr>
      </w:pPr>
      <w:r>
        <w:t>Order of presentation</w:t>
      </w:r>
    </w:p>
    <w:p w14:paraId="034E64C5" w14:textId="77777777" w:rsidR="00344E19" w:rsidRDefault="00344E19" w:rsidP="00344E19">
      <w:pPr>
        <w:pStyle w:val="NormalWeb"/>
        <w:numPr>
          <w:ilvl w:val="0"/>
          <w:numId w:val="35"/>
        </w:numPr>
      </w:pPr>
      <w:r>
        <w:t>Practice outline</w:t>
      </w:r>
    </w:p>
    <w:p w14:paraId="23D238C4" w14:textId="53982FE0" w:rsidR="00A96E02" w:rsidRDefault="00A96E02" w:rsidP="00344E19">
      <w:pPr>
        <w:pStyle w:val="NormalWeb"/>
        <w:numPr>
          <w:ilvl w:val="0"/>
          <w:numId w:val="35"/>
        </w:numPr>
      </w:pPr>
      <w:r>
        <w:t xml:space="preserve">Write court </w:t>
      </w:r>
      <w:proofErr w:type="gramStart"/>
      <w:r>
        <w:t>ready statements</w:t>
      </w:r>
      <w:proofErr w:type="gramEnd"/>
      <w:r>
        <w:t xml:space="preserve"> to the judge</w:t>
      </w:r>
    </w:p>
    <w:p w14:paraId="717C8C4A" w14:textId="77777777" w:rsidR="00344E19" w:rsidRDefault="00344E19" w:rsidP="00344E19">
      <w:pPr>
        <w:pStyle w:val="NormalWeb"/>
        <w:numPr>
          <w:ilvl w:val="0"/>
          <w:numId w:val="35"/>
        </w:numPr>
      </w:pPr>
      <w:r>
        <w:t>Evidence checklist</w:t>
      </w:r>
    </w:p>
    <w:p w14:paraId="08355DB0" w14:textId="77777777" w:rsidR="00344E19" w:rsidRDefault="00344E19" w:rsidP="00344E19">
      <w:pPr>
        <w:pStyle w:val="Heading2"/>
      </w:pPr>
      <w:r>
        <w:t>13. Guardrails &amp; Compliance</w:t>
      </w:r>
    </w:p>
    <w:p w14:paraId="0257CAF6" w14:textId="77777777" w:rsidR="00344E19" w:rsidRDefault="00344E19" w:rsidP="00344E19">
      <w:pPr>
        <w:pStyle w:val="Heading3"/>
      </w:pPr>
      <w:r>
        <w:t>Mandatory Disclaimers</w:t>
      </w:r>
    </w:p>
    <w:p w14:paraId="7D11DE4F" w14:textId="77777777" w:rsidR="00344E19" w:rsidRDefault="00344E19" w:rsidP="00344E19">
      <w:pPr>
        <w:pStyle w:val="NormalWeb"/>
        <w:numPr>
          <w:ilvl w:val="0"/>
          <w:numId w:val="36"/>
        </w:numPr>
      </w:pPr>
      <w:r>
        <w:t>On signup</w:t>
      </w:r>
    </w:p>
    <w:p w14:paraId="318A7D94" w14:textId="77777777" w:rsidR="00344E19" w:rsidRDefault="00344E19" w:rsidP="00344E19">
      <w:pPr>
        <w:pStyle w:val="NormalWeb"/>
        <w:numPr>
          <w:ilvl w:val="0"/>
          <w:numId w:val="36"/>
        </w:numPr>
      </w:pPr>
      <w:r>
        <w:t>On document generation</w:t>
      </w:r>
    </w:p>
    <w:p w14:paraId="29007181" w14:textId="77777777" w:rsidR="00344E19" w:rsidRDefault="00344E19" w:rsidP="00344E19">
      <w:pPr>
        <w:pStyle w:val="NormalWeb"/>
        <w:numPr>
          <w:ilvl w:val="0"/>
          <w:numId w:val="36"/>
        </w:numPr>
      </w:pPr>
      <w:r>
        <w:t>On AI chat</w:t>
      </w:r>
    </w:p>
    <w:p w14:paraId="110F3A6F" w14:textId="77777777" w:rsidR="00344E19" w:rsidRDefault="00344E19" w:rsidP="00344E19">
      <w:pPr>
        <w:pStyle w:val="Heading3"/>
      </w:pPr>
      <w:r>
        <w:t>AI Prompt Rules</w:t>
      </w:r>
    </w:p>
    <w:p w14:paraId="10415C44" w14:textId="77777777" w:rsidR="00344E19" w:rsidRDefault="00344E19" w:rsidP="00344E19">
      <w:pPr>
        <w:pStyle w:val="NormalWeb"/>
        <w:numPr>
          <w:ilvl w:val="0"/>
          <w:numId w:val="37"/>
        </w:numPr>
      </w:pPr>
      <w:r>
        <w:t>Never say “you should win”</w:t>
      </w:r>
    </w:p>
    <w:p w14:paraId="367D4910" w14:textId="0A13DC6D" w:rsidR="00344E19" w:rsidRDefault="00A96E02" w:rsidP="00344E19">
      <w:pPr>
        <w:pStyle w:val="NormalWeb"/>
        <w:numPr>
          <w:ilvl w:val="0"/>
          <w:numId w:val="37"/>
        </w:numPr>
      </w:pPr>
      <w:r>
        <w:t>can suggest legal concepts to apply</w:t>
      </w:r>
    </w:p>
    <w:p w14:paraId="7F68B2AA" w14:textId="77777777" w:rsidR="00344E19" w:rsidRDefault="00344E19" w:rsidP="00344E19">
      <w:pPr>
        <w:pStyle w:val="NormalWeb"/>
        <w:numPr>
          <w:ilvl w:val="0"/>
          <w:numId w:val="37"/>
        </w:numPr>
      </w:pPr>
      <w:r>
        <w:t>Always explain options neutrally</w:t>
      </w:r>
    </w:p>
    <w:p w14:paraId="6E9B2B60" w14:textId="77777777" w:rsidR="00344E19" w:rsidRDefault="00344E19" w:rsidP="00344E19">
      <w:pPr>
        <w:pStyle w:val="NormalWeb"/>
        <w:numPr>
          <w:ilvl w:val="0"/>
          <w:numId w:val="37"/>
        </w:numPr>
      </w:pPr>
      <w:r>
        <w:t>Cite user documents when used</w:t>
      </w:r>
    </w:p>
    <w:p w14:paraId="7C099F28" w14:textId="6E74B8AD" w:rsidR="00A96E02" w:rsidRDefault="00A96E02" w:rsidP="00344E19">
      <w:pPr>
        <w:pStyle w:val="NormalWeb"/>
        <w:numPr>
          <w:ilvl w:val="0"/>
          <w:numId w:val="37"/>
        </w:numPr>
      </w:pPr>
      <w:r>
        <w:t>Can ask and set tone of replies</w:t>
      </w:r>
    </w:p>
    <w:p w14:paraId="51DBF963" w14:textId="77777777" w:rsidR="00344E19" w:rsidRDefault="00344E19" w:rsidP="00344E19">
      <w:pPr>
        <w:pStyle w:val="Heading3"/>
      </w:pPr>
      <w:r>
        <w:t>Data Privacy</w:t>
      </w:r>
    </w:p>
    <w:p w14:paraId="7EFB1A03" w14:textId="77777777" w:rsidR="00344E19" w:rsidRDefault="00344E19" w:rsidP="00344E19">
      <w:pPr>
        <w:pStyle w:val="NormalWeb"/>
        <w:numPr>
          <w:ilvl w:val="0"/>
          <w:numId w:val="38"/>
        </w:numPr>
      </w:pPr>
      <w:r>
        <w:t>User-isolated data</w:t>
      </w:r>
    </w:p>
    <w:p w14:paraId="0221D723" w14:textId="77777777" w:rsidR="00344E19" w:rsidRDefault="00344E19" w:rsidP="00344E19">
      <w:pPr>
        <w:pStyle w:val="NormalWeb"/>
        <w:numPr>
          <w:ilvl w:val="0"/>
          <w:numId w:val="38"/>
        </w:numPr>
      </w:pPr>
      <w:r>
        <w:t>Encryption at rest</w:t>
      </w:r>
    </w:p>
    <w:p w14:paraId="6746F882" w14:textId="77777777" w:rsidR="00344E19" w:rsidRDefault="00344E19" w:rsidP="00344E19">
      <w:pPr>
        <w:pStyle w:val="NormalWeb"/>
        <w:numPr>
          <w:ilvl w:val="0"/>
          <w:numId w:val="38"/>
        </w:numPr>
      </w:pPr>
      <w:r>
        <w:t>Delete/export user data on request</w:t>
      </w:r>
    </w:p>
    <w:p w14:paraId="4A000287" w14:textId="77777777" w:rsidR="00344E19" w:rsidRDefault="00344E19" w:rsidP="00344E19">
      <w:pPr>
        <w:pStyle w:val="Heading2"/>
      </w:pPr>
      <w:r>
        <w:lastRenderedPageBreak/>
        <w:t>14. MVP Feature List</w:t>
      </w:r>
    </w:p>
    <w:p w14:paraId="7D6DC5E3" w14:textId="77777777" w:rsidR="00344E19" w:rsidRDefault="00344E19" w:rsidP="00344E19">
      <w:pPr>
        <w:pStyle w:val="Heading3"/>
      </w:pPr>
      <w:r>
        <w:t>Must-Have (v1)</w:t>
      </w:r>
    </w:p>
    <w:p w14:paraId="774D954A" w14:textId="77777777" w:rsidR="00344E19" w:rsidRDefault="00344E19" w:rsidP="00344E19">
      <w:pPr>
        <w:pStyle w:val="NormalWeb"/>
        <w:numPr>
          <w:ilvl w:val="0"/>
          <w:numId w:val="39"/>
        </w:numPr>
      </w:pPr>
      <w:r>
        <w:t>Auth</w:t>
      </w:r>
    </w:p>
    <w:p w14:paraId="76653396" w14:textId="77777777" w:rsidR="00344E19" w:rsidRDefault="00344E19" w:rsidP="00344E19">
      <w:pPr>
        <w:pStyle w:val="NormalWeb"/>
        <w:numPr>
          <w:ilvl w:val="0"/>
          <w:numId w:val="39"/>
        </w:numPr>
      </w:pPr>
      <w:r>
        <w:t>Jurisdiction engine</w:t>
      </w:r>
    </w:p>
    <w:p w14:paraId="2378FD80" w14:textId="77777777" w:rsidR="00344E19" w:rsidRDefault="00344E19" w:rsidP="00344E19">
      <w:pPr>
        <w:pStyle w:val="NormalWeb"/>
        <w:numPr>
          <w:ilvl w:val="0"/>
          <w:numId w:val="39"/>
        </w:numPr>
      </w:pPr>
      <w:r>
        <w:t>Plaintiff/Defendant flows</w:t>
      </w:r>
    </w:p>
    <w:p w14:paraId="3332E35B" w14:textId="77777777" w:rsidR="00A96E02" w:rsidRDefault="00344E19" w:rsidP="00A96E02">
      <w:pPr>
        <w:pStyle w:val="NormalWeb"/>
        <w:numPr>
          <w:ilvl w:val="0"/>
          <w:numId w:val="40"/>
        </w:numPr>
      </w:pPr>
      <w:r>
        <w:t>AI chat</w:t>
      </w:r>
    </w:p>
    <w:p w14:paraId="63A73559" w14:textId="0C5BA76E" w:rsidR="00A96E02" w:rsidRDefault="00344E19" w:rsidP="00A96E02">
      <w:pPr>
        <w:pStyle w:val="NormalWeb"/>
        <w:numPr>
          <w:ilvl w:val="0"/>
          <w:numId w:val="40"/>
        </w:numPr>
      </w:pPr>
      <w:r>
        <w:t>File upload + retrieval</w:t>
      </w:r>
    </w:p>
    <w:p w14:paraId="5612F72E" w14:textId="59747487" w:rsidR="00A96E02" w:rsidRDefault="00344E19" w:rsidP="00A96E02">
      <w:pPr>
        <w:pStyle w:val="NormalWeb"/>
        <w:numPr>
          <w:ilvl w:val="0"/>
          <w:numId w:val="40"/>
        </w:numPr>
      </w:pPr>
      <w:r>
        <w:t>Core doc generation</w:t>
      </w:r>
    </w:p>
    <w:p w14:paraId="6DF8331D" w14:textId="611AA403" w:rsidR="00A96E02" w:rsidRDefault="00344E19" w:rsidP="00A96E02">
      <w:pPr>
        <w:pStyle w:val="NormalWeb"/>
        <w:numPr>
          <w:ilvl w:val="0"/>
          <w:numId w:val="40"/>
        </w:numPr>
      </w:pPr>
      <w:r>
        <w:t>Case dashboard</w:t>
      </w:r>
      <w:r w:rsidR="00A96E02" w:rsidRPr="00A96E02">
        <w:t xml:space="preserve"> </w:t>
      </w:r>
    </w:p>
    <w:p w14:paraId="66932A32" w14:textId="60D1DC2A" w:rsidR="00A96E02" w:rsidRDefault="00A96E02" w:rsidP="00A96E02">
      <w:pPr>
        <w:pStyle w:val="NormalWeb"/>
        <w:numPr>
          <w:ilvl w:val="0"/>
          <w:numId w:val="40"/>
        </w:numPr>
      </w:pPr>
      <w:r>
        <w:t>OCR for scanned PDFs</w:t>
      </w:r>
    </w:p>
    <w:p w14:paraId="639C47EA" w14:textId="4843F389" w:rsidR="00A96E02" w:rsidRDefault="00A96E02" w:rsidP="00A96E02">
      <w:pPr>
        <w:pStyle w:val="NormalWeb"/>
        <w:numPr>
          <w:ilvl w:val="0"/>
          <w:numId w:val="40"/>
        </w:numPr>
      </w:pPr>
      <w:r>
        <w:t>Multi-language support (Spanish and English)</w:t>
      </w:r>
    </w:p>
    <w:p w14:paraId="32711235" w14:textId="77777777" w:rsidR="00A96E02" w:rsidRDefault="00A96E02" w:rsidP="00A96E02">
      <w:pPr>
        <w:pStyle w:val="NormalWeb"/>
        <w:numPr>
          <w:ilvl w:val="0"/>
          <w:numId w:val="40"/>
        </w:numPr>
      </w:pPr>
      <w:r>
        <w:t>Calendar reminders</w:t>
      </w:r>
    </w:p>
    <w:p w14:paraId="02FEF36E" w14:textId="36D44A01" w:rsidR="00344E19" w:rsidRDefault="00344E19" w:rsidP="00344E19">
      <w:pPr>
        <w:pStyle w:val="NormalWeb"/>
        <w:numPr>
          <w:ilvl w:val="0"/>
          <w:numId w:val="40"/>
        </w:numPr>
      </w:pPr>
      <w:r>
        <w:t>Court-form autofill</w:t>
      </w:r>
    </w:p>
    <w:p w14:paraId="09CD8414" w14:textId="77777777" w:rsidR="00344E19" w:rsidRDefault="00344E19" w:rsidP="00344E19">
      <w:pPr>
        <w:pStyle w:val="NormalWeb"/>
        <w:numPr>
          <w:ilvl w:val="0"/>
          <w:numId w:val="40"/>
        </w:numPr>
      </w:pPr>
      <w:r>
        <w:t>Settlement calculators</w:t>
      </w:r>
    </w:p>
    <w:p w14:paraId="2C3699E8" w14:textId="77777777" w:rsidR="00344E19" w:rsidRDefault="00385B4E" w:rsidP="00344E19">
      <w:r>
        <w:pict w14:anchorId="039FF2A7">
          <v:rect id="_x0000_i1025" style="width:0;height:1.5pt" o:hralign="center" o:hrstd="t" o:hr="t" fillcolor="#a0a0a0" stroked="f"/>
        </w:pict>
      </w:r>
    </w:p>
    <w:p w14:paraId="45BB2D03" w14:textId="77777777" w:rsidR="00344E19" w:rsidRDefault="00344E19" w:rsidP="00344E19">
      <w:pPr>
        <w:pStyle w:val="Heading2"/>
      </w:pPr>
      <w:r>
        <w:t>15. Tech-Agnostic Requirements (for Copilot)</w:t>
      </w:r>
    </w:p>
    <w:p w14:paraId="38BAB879" w14:textId="77777777" w:rsidR="00344E19" w:rsidRDefault="00344E19" w:rsidP="00344E19">
      <w:pPr>
        <w:pStyle w:val="NormalWeb"/>
        <w:numPr>
          <w:ilvl w:val="0"/>
          <w:numId w:val="41"/>
        </w:numPr>
      </w:pPr>
      <w:r>
        <w:t>Modular services</w:t>
      </w:r>
    </w:p>
    <w:p w14:paraId="5990DCE6" w14:textId="58BB8AA4" w:rsidR="00A96E02" w:rsidRDefault="00A96E02" w:rsidP="00344E19">
      <w:pPr>
        <w:pStyle w:val="NormalWeb"/>
        <w:numPr>
          <w:ilvl w:val="0"/>
          <w:numId w:val="41"/>
        </w:numPr>
      </w:pPr>
      <w:r>
        <w:t xml:space="preserve">Use </w:t>
      </w:r>
      <w:proofErr w:type="spellStart"/>
      <w:r>
        <w:t>github</w:t>
      </w:r>
      <w:proofErr w:type="spellEnd"/>
      <w:r>
        <w:t xml:space="preserve"> and </w:t>
      </w:r>
      <w:proofErr w:type="spellStart"/>
      <w:r>
        <w:t>vercel</w:t>
      </w:r>
      <w:proofErr w:type="spellEnd"/>
    </w:p>
    <w:p w14:paraId="6E43DD29" w14:textId="77777777" w:rsidR="00344E19" w:rsidRDefault="00344E19" w:rsidP="00344E19">
      <w:pPr>
        <w:pStyle w:val="NormalWeb"/>
        <w:numPr>
          <w:ilvl w:val="0"/>
          <w:numId w:val="41"/>
        </w:numPr>
      </w:pPr>
      <w:r>
        <w:t>Clear separation:</w:t>
      </w:r>
    </w:p>
    <w:p w14:paraId="3C885A9E" w14:textId="77777777" w:rsidR="00344E19" w:rsidRDefault="00344E19" w:rsidP="00344E19">
      <w:pPr>
        <w:pStyle w:val="NormalWeb"/>
        <w:numPr>
          <w:ilvl w:val="1"/>
          <w:numId w:val="41"/>
        </w:numPr>
      </w:pPr>
      <w:r>
        <w:t>UI</w:t>
      </w:r>
    </w:p>
    <w:p w14:paraId="56092874" w14:textId="77777777" w:rsidR="00344E19" w:rsidRDefault="00344E19" w:rsidP="00344E19">
      <w:pPr>
        <w:pStyle w:val="NormalWeb"/>
        <w:numPr>
          <w:ilvl w:val="1"/>
          <w:numId w:val="41"/>
        </w:numPr>
      </w:pPr>
      <w:r>
        <w:t>Business logic</w:t>
      </w:r>
    </w:p>
    <w:p w14:paraId="3861C7CD" w14:textId="77777777" w:rsidR="00344E19" w:rsidRDefault="00344E19" w:rsidP="00344E19">
      <w:pPr>
        <w:pStyle w:val="NormalWeb"/>
        <w:numPr>
          <w:ilvl w:val="1"/>
          <w:numId w:val="41"/>
        </w:numPr>
      </w:pPr>
      <w:r>
        <w:t>AI orchestration</w:t>
      </w:r>
    </w:p>
    <w:p w14:paraId="1A3ADF43" w14:textId="77777777" w:rsidR="00344E19" w:rsidRDefault="00344E19" w:rsidP="00344E19">
      <w:pPr>
        <w:pStyle w:val="NormalWeb"/>
        <w:numPr>
          <w:ilvl w:val="1"/>
          <w:numId w:val="41"/>
        </w:numPr>
      </w:pPr>
      <w:r>
        <w:t>Storage</w:t>
      </w:r>
    </w:p>
    <w:p w14:paraId="5F93D45F" w14:textId="77777777" w:rsidR="00344E19" w:rsidRDefault="00344E19" w:rsidP="00344E19">
      <w:pPr>
        <w:pStyle w:val="NormalWeb"/>
        <w:numPr>
          <w:ilvl w:val="0"/>
          <w:numId w:val="41"/>
        </w:numPr>
      </w:pPr>
      <w:r>
        <w:t>No hard-coded court rules</w:t>
      </w:r>
    </w:p>
    <w:p w14:paraId="454721D8" w14:textId="77777777" w:rsidR="00344E19" w:rsidRDefault="00344E19" w:rsidP="00344E19">
      <w:pPr>
        <w:pStyle w:val="NormalWeb"/>
        <w:numPr>
          <w:ilvl w:val="0"/>
          <w:numId w:val="41"/>
        </w:numPr>
      </w:pPr>
      <w:r>
        <w:t>Config-driven jurisdiction logic</w:t>
      </w:r>
    </w:p>
    <w:p w14:paraId="37C40C9B" w14:textId="77777777" w:rsidR="00344E19" w:rsidRDefault="00344E19" w:rsidP="00344E19">
      <w:pPr>
        <w:pStyle w:val="Heading2"/>
      </w:pPr>
      <w:r>
        <w:t>16. Success Metrics</w:t>
      </w:r>
    </w:p>
    <w:p w14:paraId="772463A2" w14:textId="77777777" w:rsidR="00344E19" w:rsidRDefault="00344E19" w:rsidP="00344E19">
      <w:pPr>
        <w:pStyle w:val="NormalWeb"/>
        <w:numPr>
          <w:ilvl w:val="0"/>
          <w:numId w:val="42"/>
        </w:numPr>
      </w:pPr>
      <w:r>
        <w:t>Users complete case flow without abandonment</w:t>
      </w:r>
    </w:p>
    <w:p w14:paraId="4A0F2913" w14:textId="77777777" w:rsidR="00344E19" w:rsidRDefault="00344E19" w:rsidP="00344E19">
      <w:pPr>
        <w:pStyle w:val="NormalWeb"/>
        <w:numPr>
          <w:ilvl w:val="0"/>
          <w:numId w:val="42"/>
        </w:numPr>
      </w:pPr>
      <w:r>
        <w:t>Documents generated successfully</w:t>
      </w:r>
    </w:p>
    <w:p w14:paraId="42A7950B" w14:textId="77777777" w:rsidR="00344E19" w:rsidRDefault="00344E19" w:rsidP="00344E19">
      <w:pPr>
        <w:pStyle w:val="NormalWeb"/>
        <w:numPr>
          <w:ilvl w:val="0"/>
          <w:numId w:val="42"/>
        </w:numPr>
      </w:pPr>
      <w:r>
        <w:t>Fewer “I don’t understand” interactions</w:t>
      </w:r>
    </w:p>
    <w:p w14:paraId="320DAA5A" w14:textId="77777777" w:rsidR="00344E19" w:rsidRDefault="00344E19" w:rsidP="00344E19">
      <w:pPr>
        <w:pStyle w:val="NormalWeb"/>
        <w:numPr>
          <w:ilvl w:val="0"/>
          <w:numId w:val="42"/>
        </w:numPr>
      </w:pPr>
      <w:r>
        <w:t>Clear trust in AI explanations</w:t>
      </w:r>
    </w:p>
    <w:p w14:paraId="14DE5B04" w14:textId="77777777" w:rsidR="00344E19" w:rsidRDefault="00344E19" w:rsidP="00344E19">
      <w:pPr>
        <w:pStyle w:val="Heading2"/>
      </w:pPr>
      <w:r>
        <w:t xml:space="preserve">17. Explicit </w:t>
      </w:r>
      <w:proofErr w:type="gramStart"/>
      <w:r>
        <w:t>Non-Goals</w:t>
      </w:r>
      <w:proofErr w:type="gramEnd"/>
    </w:p>
    <w:p w14:paraId="4846343D" w14:textId="77777777" w:rsidR="00344E19" w:rsidRDefault="00344E19" w:rsidP="00344E19">
      <w:pPr>
        <w:pStyle w:val="NormalWeb"/>
        <w:numPr>
          <w:ilvl w:val="0"/>
          <w:numId w:val="43"/>
        </w:numPr>
      </w:pPr>
      <w:proofErr w:type="gramStart"/>
      <w:r>
        <w:t>No outcome</w:t>
      </w:r>
      <w:proofErr w:type="gramEnd"/>
      <w:r>
        <w:t xml:space="preserve"> predictions</w:t>
      </w:r>
    </w:p>
    <w:p w14:paraId="484EF0C3" w14:textId="2766ABD5" w:rsidR="00344E19" w:rsidRDefault="00344E19" w:rsidP="00344E19">
      <w:pPr>
        <w:pStyle w:val="NormalWeb"/>
        <w:numPr>
          <w:ilvl w:val="0"/>
          <w:numId w:val="43"/>
        </w:numPr>
        <w:pBdr>
          <w:bottom w:val="single" w:sz="6" w:space="1" w:color="auto"/>
        </w:pBdr>
      </w:pPr>
      <w:r>
        <w:t>No filing as attorney of record</w:t>
      </w:r>
      <w:r w:rsidR="00A96E02">
        <w:t xml:space="preserve"> – only </w:t>
      </w:r>
      <w:proofErr w:type="spellStart"/>
      <w:r w:rsidR="00A96E02">
        <w:t>self representation</w:t>
      </w:r>
      <w:proofErr w:type="spellEnd"/>
    </w:p>
    <w:p w14:paraId="313B131C" w14:textId="77777777" w:rsidR="00634733" w:rsidRDefault="00634733" w:rsidP="00634733">
      <w:pPr>
        <w:pStyle w:val="ListParagraph"/>
        <w:numPr>
          <w:ilvl w:val="0"/>
          <w:numId w:val="43"/>
        </w:numPr>
      </w:pPr>
      <w:r>
        <w:t>Plaintiff.</w:t>
      </w:r>
    </w:p>
    <w:p w14:paraId="4258E4DA" w14:textId="77777777" w:rsidR="00634733" w:rsidRDefault="00634733" w:rsidP="00634733">
      <w:pPr>
        <w:pStyle w:val="ListParagraph"/>
        <w:numPr>
          <w:ilvl w:val="0"/>
          <w:numId w:val="43"/>
        </w:numPr>
      </w:pPr>
      <w:r>
        <w:t>Starting a case.</w:t>
      </w:r>
    </w:p>
    <w:p w14:paraId="67504434" w14:textId="77777777" w:rsidR="00634733" w:rsidRDefault="00634733" w:rsidP="00634733">
      <w:pPr>
        <w:pStyle w:val="ListParagraph"/>
        <w:numPr>
          <w:ilvl w:val="0"/>
          <w:numId w:val="43"/>
        </w:numPr>
      </w:pPr>
      <w:r>
        <w:lastRenderedPageBreak/>
        <w:t>Select - County and court.</w:t>
      </w:r>
    </w:p>
    <w:p w14:paraId="0D5563E6" w14:textId="77777777" w:rsidR="00634733" w:rsidRDefault="00634733" w:rsidP="00634733">
      <w:pPr>
        <w:pStyle w:val="ListParagraph"/>
        <w:numPr>
          <w:ilvl w:val="0"/>
          <w:numId w:val="43"/>
        </w:numPr>
      </w:pPr>
      <w:r>
        <w:t>Address of court gets locked in.</w:t>
      </w:r>
    </w:p>
    <w:p w14:paraId="1FE61C57" w14:textId="77777777" w:rsidR="00634733" w:rsidRDefault="00634733" w:rsidP="00634733">
      <w:pPr>
        <w:pStyle w:val="ListParagraph"/>
        <w:numPr>
          <w:ilvl w:val="0"/>
          <w:numId w:val="43"/>
        </w:numPr>
      </w:pPr>
      <w:r>
        <w:t xml:space="preserve">User describes the case or </w:t>
      </w:r>
      <w:proofErr w:type="gramStart"/>
      <w:r>
        <w:t>upload</w:t>
      </w:r>
      <w:proofErr w:type="gramEnd"/>
      <w:r>
        <w:t xml:space="preserve"> the document describing the case.</w:t>
      </w:r>
    </w:p>
    <w:p w14:paraId="59D9E868" w14:textId="77777777" w:rsidR="00634733" w:rsidRDefault="00634733" w:rsidP="00634733">
      <w:pPr>
        <w:pStyle w:val="ListParagraph"/>
        <w:numPr>
          <w:ilvl w:val="0"/>
          <w:numId w:val="43"/>
        </w:numPr>
      </w:pPr>
      <w:r>
        <w:t xml:space="preserve">User uploads documents that his evidence and </w:t>
      </w:r>
      <w:proofErr w:type="gramStart"/>
      <w:r>
        <w:t>stored</w:t>
      </w:r>
      <w:proofErr w:type="gramEnd"/>
      <w:r>
        <w:t>.</w:t>
      </w:r>
    </w:p>
    <w:p w14:paraId="17B5BD78" w14:textId="77777777" w:rsidR="00634733" w:rsidRDefault="00634733" w:rsidP="00634733">
      <w:pPr>
        <w:pStyle w:val="ListParagraph"/>
        <w:numPr>
          <w:ilvl w:val="0"/>
          <w:numId w:val="43"/>
        </w:numPr>
      </w:pPr>
      <w:r>
        <w:t>User uploads images as evidence and stored.</w:t>
      </w:r>
    </w:p>
    <w:p w14:paraId="32325659" w14:textId="77777777" w:rsidR="00634733" w:rsidRDefault="00634733" w:rsidP="00634733">
      <w:pPr>
        <w:pStyle w:val="ListParagraph"/>
        <w:numPr>
          <w:ilvl w:val="0"/>
          <w:numId w:val="43"/>
        </w:numPr>
      </w:pPr>
      <w:r>
        <w:t xml:space="preserve">AI chat box available. AI chat box gives instructions and </w:t>
      </w:r>
      <w:proofErr w:type="gramStart"/>
      <w:r>
        <w:t>ask</w:t>
      </w:r>
      <w:proofErr w:type="gramEnd"/>
      <w:r>
        <w:t xml:space="preserve"> questions.</w:t>
      </w:r>
    </w:p>
    <w:p w14:paraId="50275F2F" w14:textId="77777777" w:rsidR="00634733" w:rsidRDefault="00634733" w:rsidP="00634733">
      <w:pPr>
        <w:pStyle w:val="ListParagraph"/>
        <w:numPr>
          <w:ilvl w:val="0"/>
          <w:numId w:val="43"/>
        </w:numPr>
      </w:pPr>
      <w:r>
        <w:t xml:space="preserve">AI aggregates </w:t>
      </w:r>
      <w:proofErr w:type="gramStart"/>
      <w:r>
        <w:t>all of</w:t>
      </w:r>
      <w:proofErr w:type="gramEnd"/>
      <w:r>
        <w:t xml:space="preserve"> the information from the user and what has been uploaded to create the filing to file with small claims.</w:t>
      </w:r>
    </w:p>
    <w:p w14:paraId="117B7986" w14:textId="77777777" w:rsidR="00634733" w:rsidRDefault="00634733" w:rsidP="00634733">
      <w:pPr>
        <w:pStyle w:val="ListParagraph"/>
        <w:numPr>
          <w:ilvl w:val="0"/>
          <w:numId w:val="43"/>
        </w:numPr>
      </w:pPr>
      <w:r>
        <w:t xml:space="preserve">We are not going to do e-filing. But we </w:t>
      </w:r>
      <w:proofErr w:type="gramStart"/>
      <w:r>
        <w:t>have to</w:t>
      </w:r>
      <w:proofErr w:type="gramEnd"/>
      <w:r>
        <w:t xml:space="preserve"> give instructions to the user on what steps they have to go through from start to finish. </w:t>
      </w:r>
      <w:proofErr w:type="gramStart"/>
      <w:r>
        <w:t>So</w:t>
      </w:r>
      <w:proofErr w:type="gramEnd"/>
      <w:r>
        <w:t xml:space="preserve"> there </w:t>
      </w:r>
      <w:proofErr w:type="gramStart"/>
      <w:r>
        <w:t>has to</w:t>
      </w:r>
      <w:proofErr w:type="gramEnd"/>
      <w:r>
        <w:t xml:space="preserve"> be a step-by-step description for the user to refer </w:t>
      </w:r>
      <w:proofErr w:type="gramStart"/>
      <w:r>
        <w:t>to</w:t>
      </w:r>
      <w:proofErr w:type="gramEnd"/>
      <w:r>
        <w:t xml:space="preserve"> or AI </w:t>
      </w:r>
      <w:proofErr w:type="gramStart"/>
      <w:r>
        <w:t>has to</w:t>
      </w:r>
      <w:proofErr w:type="gramEnd"/>
      <w:r>
        <w:t xml:space="preserve"> if form them on how to do that.</w:t>
      </w:r>
    </w:p>
    <w:p w14:paraId="48F1CF4A" w14:textId="77777777" w:rsidR="00634733" w:rsidRDefault="00634733" w:rsidP="00634733">
      <w:pPr>
        <w:pStyle w:val="ListParagraph"/>
        <w:numPr>
          <w:ilvl w:val="0"/>
          <w:numId w:val="43"/>
        </w:numPr>
      </w:pPr>
      <w:r>
        <w:t>Once a hearing is set the actual date and time of the hearing should be able to be read off the documentation uploaded from the court or manually entered in by the user.</w:t>
      </w:r>
    </w:p>
    <w:p w14:paraId="7FAA19E7" w14:textId="77777777" w:rsidR="00634733" w:rsidRDefault="00634733" w:rsidP="00634733">
      <w:pPr>
        <w:pStyle w:val="ListParagraph"/>
        <w:numPr>
          <w:ilvl w:val="0"/>
          <w:numId w:val="43"/>
        </w:numPr>
      </w:pPr>
    </w:p>
    <w:p w14:paraId="3BB0B2D2" w14:textId="77777777" w:rsidR="00634733" w:rsidRDefault="00634733" w:rsidP="00634733">
      <w:pPr>
        <w:pStyle w:val="ListParagraph"/>
        <w:numPr>
          <w:ilvl w:val="0"/>
          <w:numId w:val="43"/>
        </w:numPr>
      </w:pPr>
      <w:r>
        <w:t>Defendant.</w:t>
      </w:r>
    </w:p>
    <w:p w14:paraId="04C8FE88" w14:textId="77777777" w:rsidR="00634733" w:rsidRDefault="00634733" w:rsidP="00634733">
      <w:pPr>
        <w:pStyle w:val="ListParagraph"/>
        <w:numPr>
          <w:ilvl w:val="0"/>
          <w:numId w:val="43"/>
        </w:numPr>
      </w:pPr>
      <w:r>
        <w:t xml:space="preserve">The defendant will have to do the intake similarly to the </w:t>
      </w:r>
      <w:proofErr w:type="gramStart"/>
      <w:r>
        <w:t>plaintiff..</w:t>
      </w:r>
      <w:proofErr w:type="gramEnd"/>
      <w:r>
        <w:t xml:space="preserve"> Logging the case number County and court. Or AI can populate these fields once the summons is updated into or uploaded into the system.</w:t>
      </w:r>
    </w:p>
    <w:p w14:paraId="2DD94B86" w14:textId="77777777" w:rsidR="00634733" w:rsidRDefault="00634733" w:rsidP="00634733">
      <w:pPr>
        <w:pStyle w:val="ListParagraph"/>
        <w:numPr>
          <w:ilvl w:val="0"/>
          <w:numId w:val="43"/>
        </w:numPr>
      </w:pPr>
      <w:r>
        <w:t>Defendant user. In upload documents. Images. And items for exhibits for defense.</w:t>
      </w:r>
    </w:p>
    <w:p w14:paraId="04331C4A" w14:textId="77777777" w:rsidR="00634733" w:rsidRDefault="00634733" w:rsidP="00634733">
      <w:pPr>
        <w:pStyle w:val="ListParagraph"/>
        <w:numPr>
          <w:ilvl w:val="0"/>
          <w:numId w:val="43"/>
        </w:numPr>
      </w:pPr>
      <w:r>
        <w:t>There must also be a place for the defendant user to describe his position on the case. That will start the interaction with AI to respond and ask questions to tighten up the defensive filing.</w:t>
      </w:r>
    </w:p>
    <w:p w14:paraId="2A820B63" w14:textId="77777777" w:rsidR="00634733" w:rsidRDefault="00634733" w:rsidP="00634733">
      <w:pPr>
        <w:pStyle w:val="NormalWeb"/>
      </w:pPr>
    </w:p>
    <w:p w14:paraId="4D890BA0" w14:textId="1BE767AA" w:rsidR="00053E30" w:rsidRPr="00344E19" w:rsidRDefault="00053E30" w:rsidP="00344E19"/>
    <w:sectPr w:rsidR="00053E30" w:rsidRPr="00344E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3B7C96"/>
    <w:multiLevelType w:val="multilevel"/>
    <w:tmpl w:val="9DA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853B9"/>
    <w:multiLevelType w:val="multilevel"/>
    <w:tmpl w:val="3F86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02AE1"/>
    <w:multiLevelType w:val="multilevel"/>
    <w:tmpl w:val="669E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27C6A"/>
    <w:multiLevelType w:val="multilevel"/>
    <w:tmpl w:val="7E4E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E24EF"/>
    <w:multiLevelType w:val="multilevel"/>
    <w:tmpl w:val="556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547B7"/>
    <w:multiLevelType w:val="multilevel"/>
    <w:tmpl w:val="058C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243B78"/>
    <w:multiLevelType w:val="multilevel"/>
    <w:tmpl w:val="5524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C7A51"/>
    <w:multiLevelType w:val="multilevel"/>
    <w:tmpl w:val="8BC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020CE"/>
    <w:multiLevelType w:val="multilevel"/>
    <w:tmpl w:val="7F3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31F74"/>
    <w:multiLevelType w:val="multilevel"/>
    <w:tmpl w:val="D4EA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728E8"/>
    <w:multiLevelType w:val="multilevel"/>
    <w:tmpl w:val="ED42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F4975"/>
    <w:multiLevelType w:val="multilevel"/>
    <w:tmpl w:val="7EE4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708E7"/>
    <w:multiLevelType w:val="multilevel"/>
    <w:tmpl w:val="7BDC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F500C"/>
    <w:multiLevelType w:val="multilevel"/>
    <w:tmpl w:val="3BF2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71055"/>
    <w:multiLevelType w:val="multilevel"/>
    <w:tmpl w:val="618E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D0516"/>
    <w:multiLevelType w:val="multilevel"/>
    <w:tmpl w:val="B0D43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3973D9"/>
    <w:multiLevelType w:val="multilevel"/>
    <w:tmpl w:val="4C70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BF07C9"/>
    <w:multiLevelType w:val="multilevel"/>
    <w:tmpl w:val="AEB4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8038D7"/>
    <w:multiLevelType w:val="multilevel"/>
    <w:tmpl w:val="BC20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6765F"/>
    <w:multiLevelType w:val="multilevel"/>
    <w:tmpl w:val="EA6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D73FD"/>
    <w:multiLevelType w:val="multilevel"/>
    <w:tmpl w:val="1324A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72B01"/>
    <w:multiLevelType w:val="multilevel"/>
    <w:tmpl w:val="0ED8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26143"/>
    <w:multiLevelType w:val="multilevel"/>
    <w:tmpl w:val="0074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1621C1"/>
    <w:multiLevelType w:val="multilevel"/>
    <w:tmpl w:val="525E4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C503FD"/>
    <w:multiLevelType w:val="multilevel"/>
    <w:tmpl w:val="53DA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8077EC"/>
    <w:multiLevelType w:val="multilevel"/>
    <w:tmpl w:val="DB6C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074BF5"/>
    <w:multiLevelType w:val="multilevel"/>
    <w:tmpl w:val="55C6E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9F7F18"/>
    <w:multiLevelType w:val="multilevel"/>
    <w:tmpl w:val="1764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F2C91"/>
    <w:multiLevelType w:val="multilevel"/>
    <w:tmpl w:val="DAB29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E4802"/>
    <w:multiLevelType w:val="multilevel"/>
    <w:tmpl w:val="626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740520"/>
    <w:multiLevelType w:val="multilevel"/>
    <w:tmpl w:val="757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771190"/>
    <w:multiLevelType w:val="multilevel"/>
    <w:tmpl w:val="C9F4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8B0470"/>
    <w:multiLevelType w:val="multilevel"/>
    <w:tmpl w:val="CD42E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AB3485"/>
    <w:multiLevelType w:val="multilevel"/>
    <w:tmpl w:val="0ABE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81706D"/>
    <w:multiLevelType w:val="multilevel"/>
    <w:tmpl w:val="B664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628417">
    <w:abstractNumId w:val="8"/>
  </w:num>
  <w:num w:numId="2" w16cid:durableId="704209361">
    <w:abstractNumId w:val="6"/>
  </w:num>
  <w:num w:numId="3" w16cid:durableId="1947811113">
    <w:abstractNumId w:val="5"/>
  </w:num>
  <w:num w:numId="4" w16cid:durableId="111873367">
    <w:abstractNumId w:val="4"/>
  </w:num>
  <w:num w:numId="5" w16cid:durableId="381296673">
    <w:abstractNumId w:val="7"/>
  </w:num>
  <w:num w:numId="6" w16cid:durableId="41171607">
    <w:abstractNumId w:val="3"/>
  </w:num>
  <w:num w:numId="7" w16cid:durableId="1064108620">
    <w:abstractNumId w:val="2"/>
  </w:num>
  <w:num w:numId="8" w16cid:durableId="994452832">
    <w:abstractNumId w:val="1"/>
  </w:num>
  <w:num w:numId="9" w16cid:durableId="1268543552">
    <w:abstractNumId w:val="0"/>
  </w:num>
  <w:num w:numId="10" w16cid:durableId="573390506">
    <w:abstractNumId w:val="42"/>
  </w:num>
  <w:num w:numId="11" w16cid:durableId="902760629">
    <w:abstractNumId w:val="30"/>
  </w:num>
  <w:num w:numId="12" w16cid:durableId="725689514">
    <w:abstractNumId w:val="29"/>
  </w:num>
  <w:num w:numId="13" w16cid:durableId="1756514819">
    <w:abstractNumId w:val="26"/>
  </w:num>
  <w:num w:numId="14" w16cid:durableId="954867133">
    <w:abstractNumId w:val="17"/>
  </w:num>
  <w:num w:numId="15" w16cid:durableId="1773235527">
    <w:abstractNumId w:val="16"/>
  </w:num>
  <w:num w:numId="16" w16cid:durableId="1213154929">
    <w:abstractNumId w:val="11"/>
  </w:num>
  <w:num w:numId="17" w16cid:durableId="1692098666">
    <w:abstractNumId w:val="15"/>
  </w:num>
  <w:num w:numId="18" w16cid:durableId="680204866">
    <w:abstractNumId w:val="9"/>
  </w:num>
  <w:num w:numId="19" w16cid:durableId="1109548699">
    <w:abstractNumId w:val="14"/>
  </w:num>
  <w:num w:numId="20" w16cid:durableId="559096161">
    <w:abstractNumId w:val="27"/>
  </w:num>
  <w:num w:numId="21" w16cid:durableId="326979213">
    <w:abstractNumId w:val="32"/>
  </w:num>
  <w:num w:numId="22" w16cid:durableId="1319266522">
    <w:abstractNumId w:val="28"/>
  </w:num>
  <w:num w:numId="23" w16cid:durableId="258830404">
    <w:abstractNumId w:val="31"/>
  </w:num>
  <w:num w:numId="24" w16cid:durableId="1883133911">
    <w:abstractNumId w:val="24"/>
  </w:num>
  <w:num w:numId="25" w16cid:durableId="649408695">
    <w:abstractNumId w:val="22"/>
  </w:num>
  <w:num w:numId="26" w16cid:durableId="602030558">
    <w:abstractNumId w:val="18"/>
  </w:num>
  <w:num w:numId="27" w16cid:durableId="1571305734">
    <w:abstractNumId w:val="25"/>
  </w:num>
  <w:num w:numId="28" w16cid:durableId="702175360">
    <w:abstractNumId w:val="41"/>
  </w:num>
  <w:num w:numId="29" w16cid:durableId="1516310981">
    <w:abstractNumId w:val="38"/>
  </w:num>
  <w:num w:numId="30" w16cid:durableId="1475175032">
    <w:abstractNumId w:val="35"/>
  </w:num>
  <w:num w:numId="31" w16cid:durableId="45416994">
    <w:abstractNumId w:val="36"/>
  </w:num>
  <w:num w:numId="32" w16cid:durableId="15692354">
    <w:abstractNumId w:val="43"/>
  </w:num>
  <w:num w:numId="33" w16cid:durableId="206064508">
    <w:abstractNumId w:val="23"/>
  </w:num>
  <w:num w:numId="34" w16cid:durableId="310643535">
    <w:abstractNumId w:val="13"/>
  </w:num>
  <w:num w:numId="35" w16cid:durableId="1111316897">
    <w:abstractNumId w:val="10"/>
  </w:num>
  <w:num w:numId="36" w16cid:durableId="965089318">
    <w:abstractNumId w:val="33"/>
  </w:num>
  <w:num w:numId="37" w16cid:durableId="2007246787">
    <w:abstractNumId w:val="21"/>
  </w:num>
  <w:num w:numId="38" w16cid:durableId="2008484936">
    <w:abstractNumId w:val="19"/>
  </w:num>
  <w:num w:numId="39" w16cid:durableId="656032692">
    <w:abstractNumId w:val="39"/>
  </w:num>
  <w:num w:numId="40" w16cid:durableId="1026249548">
    <w:abstractNumId w:val="12"/>
  </w:num>
  <w:num w:numId="41" w16cid:durableId="1587691609">
    <w:abstractNumId w:val="37"/>
  </w:num>
  <w:num w:numId="42" w16cid:durableId="1112675599">
    <w:abstractNumId w:val="40"/>
  </w:num>
  <w:num w:numId="43" w16cid:durableId="165749936">
    <w:abstractNumId w:val="20"/>
  </w:num>
  <w:num w:numId="44" w16cid:durableId="12685407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4BDC0D42-9A67-4C1E-9500-9FE12E1B475A}"/>
    <w:docVar w:name="dgnword-eventsink" w:val="2537363008528"/>
  </w:docVars>
  <w:rsids>
    <w:rsidRoot w:val="00B47730"/>
    <w:rsid w:val="00034616"/>
    <w:rsid w:val="00053E30"/>
    <w:rsid w:val="0006063C"/>
    <w:rsid w:val="0015074B"/>
    <w:rsid w:val="001B2F33"/>
    <w:rsid w:val="002373C8"/>
    <w:rsid w:val="0029639D"/>
    <w:rsid w:val="00324C94"/>
    <w:rsid w:val="00326F90"/>
    <w:rsid w:val="00344E19"/>
    <w:rsid w:val="00385B4E"/>
    <w:rsid w:val="00442624"/>
    <w:rsid w:val="004F5211"/>
    <w:rsid w:val="00634733"/>
    <w:rsid w:val="00A6179D"/>
    <w:rsid w:val="00A96E02"/>
    <w:rsid w:val="00AA1D8D"/>
    <w:rsid w:val="00B47730"/>
    <w:rsid w:val="00B61D1D"/>
    <w:rsid w:val="00CB0664"/>
    <w:rsid w:val="00D21BB2"/>
    <w:rsid w:val="00D40733"/>
    <w:rsid w:val="00D6076B"/>
    <w:rsid w:val="00DB7AEF"/>
    <w:rsid w:val="00ED3ED0"/>
    <w:rsid w:val="00F459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75C11E7"/>
  <w14:defaultImageDpi w14:val="330"/>
  <w15:docId w15:val="{1C423487-DEE0-410D-BEFB-6E291EE1D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44E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Paul Goldman</cp:lastModifiedBy>
  <cp:revision>2</cp:revision>
  <dcterms:created xsi:type="dcterms:W3CDTF">2026-02-10T21:35:00Z</dcterms:created>
  <dcterms:modified xsi:type="dcterms:W3CDTF">2026-02-10T21:35:00Z</dcterms:modified>
  <cp:category/>
</cp:coreProperties>
</file>